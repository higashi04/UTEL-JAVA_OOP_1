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0" distT="0" distB="0" distL="0" distR="0" simplePos="0" locked="0" layoutInCell="0" allowOverlap="1" relativeHeight="46">
                <wp:simplePos x="0" y="0"/>
                <wp:positionH relativeFrom="column">
                  <wp:posOffset>-899795</wp:posOffset>
                </wp:positionH>
                <wp:positionV relativeFrom="paragraph">
                  <wp:posOffset>-1127125</wp:posOffset>
                </wp:positionV>
                <wp:extent cx="7775575" cy="10175875"/>
                <wp:effectExtent l="0" t="0" r="0" b="0"/>
                <wp:wrapNone/>
                <wp:docPr id="1" name="Group 38"/>
                <a:graphic xmlns:a="http://schemas.openxmlformats.org/drawingml/2006/main">
                  <a:graphicData uri="http://schemas.microsoft.com/office/word/2010/wordprocessingGroup">
                    <wpg:wgp>
                      <wpg:cNvGrpSpPr/>
                      <wpg:grpSpPr>
                        <a:xfrm>
                          <a:off x="0" y="0"/>
                          <a:ext cx="7774920" cy="10175400"/>
                          <a:chOff x="-899640" y="-1127160"/>
                          <a:chExt cx="7774920" cy="10175400"/>
                        </a:xfrm>
                      </wpg:grpSpPr>
                      <pic:pic xmlns:pic="http://schemas.openxmlformats.org/drawingml/2006/picture">
                        <pic:nvPicPr>
                          <pic:cNvPr id="0" name="Picture 39" descr="portada-01"/>
                          <pic:cNvPicPr/>
                        </pic:nvPicPr>
                        <pic:blipFill>
                          <a:blip r:embed="rId2"/>
                          <a:stretch/>
                        </pic:blipFill>
                        <pic:spPr>
                          <a:xfrm>
                            <a:off x="0" y="0"/>
                            <a:ext cx="7774920" cy="10175400"/>
                          </a:xfrm>
                          <a:prstGeom prst="rect">
                            <a:avLst/>
                          </a:prstGeom>
                          <a:ln w="0">
                            <a:noFill/>
                          </a:ln>
                        </pic:spPr>
                      </pic:pic>
                      <wps:wsp>
                        <wps:cNvSpPr/>
                        <wps:spPr>
                          <a:xfrm>
                            <a:off x="3086640" y="259560"/>
                            <a:ext cx="4236120" cy="1545120"/>
                          </a:xfrm>
                          <a:prstGeom prst="rect">
                            <a:avLst/>
                          </a:prstGeom>
                          <a:solidFill>
                            <a:srgbClr val="ffffff"/>
                          </a:solidFill>
                          <a:ln w="0">
                            <a:noFill/>
                          </a:ln>
                        </wps:spPr>
                        <wps:style>
                          <a:lnRef idx="0"/>
                          <a:fillRef idx="0"/>
                          <a:effectRef idx="0"/>
                          <a:fontRef idx="minor"/>
                        </wps:style>
                        <wps:bodyPr/>
                      </wps:wsp>
                      <pic:pic xmlns:pic="http://schemas.openxmlformats.org/drawingml/2006/picture">
                        <pic:nvPicPr>
                          <pic:cNvPr id="1" name="Picture 41" descr="LOGO UTEL-01-3"/>
                          <pic:cNvPicPr/>
                        </pic:nvPicPr>
                        <pic:blipFill>
                          <a:blip r:embed="rId3"/>
                          <a:stretch/>
                        </pic:blipFill>
                        <pic:spPr>
                          <a:xfrm>
                            <a:off x="4124880" y="47160"/>
                            <a:ext cx="2322360" cy="1757520"/>
                          </a:xfrm>
                          <a:prstGeom prst="rect">
                            <a:avLst/>
                          </a:prstGeom>
                          <a:ln w="0">
                            <a:noFill/>
                          </a:ln>
                        </pic:spPr>
                      </pic:pic>
                    </wpg:wgp>
                  </a:graphicData>
                </a:graphic>
              </wp:anchor>
            </w:drawing>
          </mc:Choice>
          <mc:Fallback>
            <w:pict>
              <v:group id="shape_0" alt="Group 38" style="position:absolute;margin-left:-70.85pt;margin-top:-88.75pt;width:612.2pt;height:801.2pt" coordorigin="-1417,-1775" coordsize="12244,160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9" stroked="f" o:allowincell="f" style="position:absolute;left:-1417;top:-1775;width:12243;height:16023;mso-wrap-style:none;v-text-anchor:middle" type="_x0000_t75">
                  <v:imagedata r:id="rId2" o:detectmouseclick="t"/>
                  <v:stroke color="#3465a4" joinstyle="round" endcap="flat"/>
                  <w10:wrap type="none"/>
                </v:shape>
                <v:rect id="shape_0" path="m0,0l-2147483645,0l-2147483645,-2147483646l0,-2147483646xe" fillcolor="white" stroked="f" o:allowincell="f" style="position:absolute;left:3444;top:-1366;width:6670;height:2432;mso-wrap-style:none;v-text-anchor:middle">
                  <v:fill o:detectmouseclick="t" type="solid" color2="black"/>
                  <v:stroke color="#3465a4" joinstyle="round" endcap="flat"/>
                  <w10:wrap type="none"/>
                </v:rect>
                <v:shape id="shape_0" ID="Picture 41" stroked="f" o:allowincell="f" style="position:absolute;left:5079;top:-1701;width:3656;height:2767;mso-wrap-style:none;v-text-anchor:middle" type="_x0000_t75">
                  <v:imagedata r:id="rId3" o:detectmouseclick="t"/>
                  <v:stroke color="#3465a4" joinstyle="round" endcap="flat"/>
                  <w10:wrap type="none"/>
                </v:shape>
              </v:group>
            </w:pict>
          </mc:Fallback>
        </mc:AlternateConten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ab/>
        <w:tab/>
        <w:tab/>
        <w:tab/>
        <w:tab/>
        <w:tab/>
      </w:r>
    </w:p>
    <w:p>
      <w:pPr>
        <w:pStyle w:val="NoSpacing"/>
        <w:rPr>
          <w:rFonts w:ascii="Corbel" w:hAnsi="Corbel"/>
          <w:sz w:val="28"/>
          <w:szCs w:val="28"/>
        </w:rPr>
      </w:pPr>
      <w:r>
        <w:rPr>
          <w:rFonts w:ascii="Corbel" w:hAnsi="Corbel"/>
          <w:sz w:val="28"/>
          <w:szCs w:val="28"/>
        </w:rPr>
      </w:r>
    </w:p>
    <w:p>
      <w:pPr>
        <w:pStyle w:val="NoSpacing"/>
        <w:ind w:left="3827" w:firstLine="708"/>
        <w:rPr>
          <w:rFonts w:cs="Calibri"/>
          <w:color w:val="7F7F7F"/>
          <w:sz w:val="28"/>
          <w:szCs w:val="28"/>
        </w:rPr>
      </w:pPr>
      <w:r>
        <w:rPr>
          <w:rFonts w:cs="Calibri"/>
          <w:color w:val="7F7F7F"/>
          <w:sz w:val="28"/>
          <w:szCs w:val="28"/>
        </w:rPr>
        <mc:AlternateContent>
          <mc:Choice Requires="wps">
            <w:drawing>
              <wp:anchor behindDoc="0" distT="0" distB="0" distL="0" distR="0" simplePos="0" locked="0" layoutInCell="0" allowOverlap="1" relativeHeight="47">
                <wp:simplePos x="0" y="0"/>
                <wp:positionH relativeFrom="column">
                  <wp:posOffset>3027680</wp:posOffset>
                </wp:positionH>
                <wp:positionV relativeFrom="paragraph">
                  <wp:posOffset>137795</wp:posOffset>
                </wp:positionV>
                <wp:extent cx="3029585" cy="5243830"/>
                <wp:effectExtent l="0" t="0" r="2540" b="0"/>
                <wp:wrapNone/>
                <wp:docPr id="2" name="Cuadro de texto 10"/>
                <a:graphic xmlns:a="http://schemas.openxmlformats.org/drawingml/2006/main">
                  <a:graphicData uri="http://schemas.microsoft.com/office/word/2010/wordprocessingShape">
                    <wps:wsp>
                      <wps:cNvSpPr/>
                      <wps:spPr>
                        <a:xfrm>
                          <a:off x="0" y="0"/>
                          <a:ext cx="3029040" cy="5243040"/>
                        </a:xfrm>
                        <a:prstGeom prst="rect">
                          <a:avLst/>
                        </a:prstGeom>
                        <a:solidFill>
                          <a:srgbClr val="ffffff"/>
                        </a:solidFill>
                        <a:ln w="0">
                          <a:noFill/>
                        </a:ln>
                      </wps:spPr>
                      <wps:style>
                        <a:lnRef idx="0"/>
                        <a:fillRef idx="0"/>
                        <a:effectRef idx="0"/>
                        <a:fontRef idx="minor"/>
                      </wps:style>
                      <wps:txbx>
                        <w:txbxContent>
                          <w:p>
                            <w:pPr>
                              <w:pStyle w:val="FrameContents"/>
                              <w:rPr/>
                            </w:pPr>
                            <w:r>
                              <w:rPr>
                                <w:rFonts w:eastAsia="Verdana" w:cs="Verdana"/>
                                <w:b/>
                                <w:color w:val="7AB800"/>
                              </w:rPr>
                              <w:t>Nombre de la materia</w:t>
                            </w:r>
                          </w:p>
                          <w:p>
                            <w:pPr>
                              <w:pStyle w:val="FrameContents"/>
                              <w:rPr/>
                            </w:pPr>
                            <w:r>
                              <w:rPr>
                                <w:rFonts w:eastAsia="Verdana" w:cs="Verdana"/>
                                <w:color w:val="7F7F7F"/>
                              </w:rPr>
                              <w:t>Programación Orientada a Objetos</w:t>
                            </w:r>
                          </w:p>
                          <w:p>
                            <w:pPr>
                              <w:pStyle w:val="FrameContents"/>
                              <w:ind w:left="3827" w:firstLine="708"/>
                              <w:rPr/>
                            </w:pPr>
                            <w:r>
                              <w:rPr/>
                            </w:r>
                          </w:p>
                          <w:p>
                            <w:pPr>
                              <w:pStyle w:val="FrameContents"/>
                              <w:rPr/>
                            </w:pPr>
                            <w:r>
                              <w:rPr>
                                <w:rFonts w:eastAsia="Verdana" w:cs="Verdana"/>
                                <w:b/>
                                <w:color w:val="7AB800"/>
                              </w:rPr>
                              <w:t>Nombre de la Licenciatura</w:t>
                            </w:r>
                          </w:p>
                          <w:p>
                            <w:pPr>
                              <w:pStyle w:val="FrameContents"/>
                              <w:rPr/>
                            </w:pPr>
                            <w:r>
                              <w:rPr>
                                <w:rFonts w:eastAsia="Verdana" w:cs="Verdana"/>
                                <w:color w:val="7F7F7F"/>
                              </w:rPr>
                              <w:t>Ingeniería en Sistemas Computacionales</w:t>
                            </w:r>
                          </w:p>
                          <w:p>
                            <w:pPr>
                              <w:pStyle w:val="FrameContents"/>
                              <w:rPr/>
                            </w:pPr>
                            <w:r>
                              <w:rPr/>
                            </w:r>
                          </w:p>
                          <w:p>
                            <w:pPr>
                              <w:pStyle w:val="FrameContents"/>
                              <w:rPr/>
                            </w:pPr>
                            <w:r>
                              <w:rPr>
                                <w:rFonts w:eastAsia="Verdana" w:cs="Verdana"/>
                                <w:b/>
                                <w:color w:val="7AB800"/>
                              </w:rPr>
                              <w:t>Nombre del alumno</w:t>
                            </w:r>
                          </w:p>
                          <w:p>
                            <w:pPr>
                              <w:pStyle w:val="FrameContents"/>
                              <w:rPr/>
                            </w:pPr>
                            <w:ins w:id="0" w:author="Unknown Author" w:date="2022-07-04T22:21:11Z">
                              <w:r>
                                <w:rPr>
                                  <w:rFonts w:eastAsia="Verdana" w:cs="Verdana"/>
                                  <w:color w:val="7F7F7F"/>
                                </w:rPr>
                                <w:t>Luis César Higashi Salinas</w:t>
                              </w:r>
                            </w:ins>
                            <w:del w:id="1" w:author="Unknown Author" w:date="2022-07-04T22:21:11Z">
                              <w:r>
                                <w:rPr>
                                  <w:rFonts w:eastAsia="Verdana" w:cs="Verdana"/>
                                  <w:color w:val="7F7F7F"/>
                                </w:rPr>
                                <w:delText>XXXX</w:delText>
                              </w:r>
                            </w:del>
                          </w:p>
                          <w:p>
                            <w:pPr>
                              <w:pStyle w:val="FrameContents"/>
                              <w:ind w:left="3827" w:firstLine="708"/>
                              <w:rPr/>
                            </w:pPr>
                            <w:r>
                              <w:rPr/>
                            </w:r>
                          </w:p>
                          <w:p>
                            <w:pPr>
                              <w:pStyle w:val="FrameContents"/>
                              <w:rPr/>
                            </w:pPr>
                            <w:r>
                              <w:rPr>
                                <w:rFonts w:eastAsia="Verdana" w:cs="Verdana"/>
                                <w:b/>
                                <w:color w:val="7AB800"/>
                              </w:rPr>
                              <w:t>Matrícula</w:t>
                            </w:r>
                          </w:p>
                          <w:p>
                            <w:pPr>
                              <w:pStyle w:val="FrameContents"/>
                              <w:rPr/>
                            </w:pPr>
                            <w:ins w:id="2" w:author="Unknown Author" w:date="2022-07-04T22:21:22Z">
                              <w:r>
                                <w:rPr/>
                                <w:t>010356191</w:t>
                              </w:r>
                            </w:ins>
                          </w:p>
                          <w:p>
                            <w:pPr>
                              <w:pStyle w:val="FrameContents"/>
                              <w:rPr/>
                            </w:pPr>
                            <w:r>
                              <w:rPr/>
                            </w:r>
                          </w:p>
                          <w:p>
                            <w:pPr>
                              <w:pStyle w:val="FrameContents"/>
                              <w:rPr>
                                <w:rFonts w:eastAsia="Verdana" w:cs="Verdana"/>
                                <w:b/>
                                <w:b/>
                                <w:color w:val="7AB800"/>
                              </w:rPr>
                            </w:pPr>
                            <w:r>
                              <w:rPr>
                                <w:rFonts w:eastAsia="Verdana" w:cs="Verdana"/>
                                <w:b/>
                                <w:color w:val="7AB800"/>
                              </w:rPr>
                              <w:t>Nombre de la Tarea</w:t>
                            </w:r>
                          </w:p>
                          <w:p>
                            <w:pPr>
                              <w:pStyle w:val="FrameContents"/>
                              <w:rPr/>
                            </w:pPr>
                            <w:ins w:id="3" w:author="Unknown Author" w:date="2022-07-04T22:21:34Z">
                              <w:r>
                                <w:rPr/>
                                <w:t>Actividades Semana 1</w:t>
                              </w:r>
                            </w:ins>
                          </w:p>
                          <w:p>
                            <w:pPr>
                              <w:pStyle w:val="FrameContents"/>
                              <w:rPr/>
                            </w:pPr>
                            <w:r>
                              <w:rPr>
                                <w:rFonts w:eastAsia="Verdana" w:cs="Verdana"/>
                                <w:b/>
                                <w:color w:val="7AB800"/>
                              </w:rPr>
                              <w:t xml:space="preserve">Unidad # 2 </w:t>
                            </w:r>
                          </w:p>
                          <w:p>
                            <w:pPr>
                              <w:pStyle w:val="FrameContents"/>
                              <w:rPr>
                                <w:rFonts w:eastAsia="Verdana" w:cs="Verdana"/>
                                <w:b/>
                                <w:b/>
                                <w:color w:val="7AB800"/>
                              </w:rPr>
                            </w:pPr>
                            <w:r>
                              <w:rPr>
                                <w:rFonts w:cs="Calibri"/>
                                <w:sz w:val="28"/>
                                <w:szCs w:val="28"/>
                                <w:lang w:val="es-ES"/>
                              </w:rPr>
                              <w:t>Conceptos básicos de la Programación Orientada a Objetos</w:t>
                            </w:r>
                          </w:p>
                          <w:p>
                            <w:pPr>
                              <w:pStyle w:val="FrameContents"/>
                              <w:rPr/>
                            </w:pPr>
                            <w:r>
                              <w:rPr>
                                <w:rFonts w:eastAsia="Verdana" w:cs="Verdana"/>
                                <w:b/>
                                <w:color w:val="7AB800"/>
                              </w:rPr>
                              <w:t>Nombre del Profesor</w:t>
                            </w:r>
                          </w:p>
                          <w:p>
                            <w:pPr>
                              <w:pStyle w:val="FrameContents"/>
                              <w:ind w:hanging="0"/>
                              <w:rPr/>
                            </w:pPr>
                            <w:ins w:id="4" w:author="Unknown Author" w:date="2022-07-04T22:22:37Z">
                              <w:r>
                                <w:rPr/>
                                <w:t>José Angel Hern</w:t>
                              </w:r>
                            </w:ins>
                            <w:r>
                              <w:rPr/>
                              <w:t>á</w:t>
                            </w:r>
                            <w:ins w:id="5" w:author="Unknown Author" w:date="2022-07-04T22:22:37Z">
                              <w:r>
                                <w:rPr/>
                                <w:t>ndez Mendoza</w:t>
                              </w:r>
                            </w:ins>
                          </w:p>
                          <w:p>
                            <w:pPr>
                              <w:pStyle w:val="FrameContents"/>
                              <w:rPr/>
                            </w:pPr>
                            <w:r>
                              <w:rPr>
                                <w:rFonts w:eastAsia="Verdana" w:cs="Verdana"/>
                                <w:b/>
                                <w:color w:val="7AB800"/>
                              </w:rPr>
                              <w:t>Fecha</w:t>
                            </w:r>
                          </w:p>
                          <w:p>
                            <w:pPr>
                              <w:pStyle w:val="FrameContents"/>
                              <w:rPr>
                                <w:rFonts w:eastAsia="Verdana" w:cs="Verdana"/>
                                <w:color w:val="7F7F7F"/>
                              </w:rPr>
                            </w:pPr>
                            <w:ins w:id="6" w:author="Unknown Author" w:date="2022-07-04T22:22:53Z">
                              <w:r>
                                <w:rPr>
                                  <w:rFonts w:eastAsia="Verdana" w:cs="Verdana"/>
                                  <w:color w:val="7F7F7F"/>
                                </w:rPr>
                                <w:t>0</w:t>
                              </w:r>
                            </w:ins>
                            <w:r>
                              <w:rPr>
                                <w:rFonts w:eastAsia="Verdana" w:cs="Verdana"/>
                                <w:color w:val="7F7F7F"/>
                              </w:rPr>
                              <w:t>7</w:t>
                            </w:r>
                            <w:ins w:id="7" w:author="Unknown Author" w:date="2022-07-04T22:22:53Z">
                              <w:r>
                                <w:rPr>
                                  <w:rFonts w:eastAsia="Verdana" w:cs="Verdana"/>
                                  <w:color w:val="7F7F7F"/>
                                </w:rPr>
                                <w:t xml:space="preserve"> de Julio 2022</w:t>
                              </w:r>
                            </w:ins>
                          </w:p>
                          <w:p>
                            <w:pPr>
                              <w:pStyle w:val="FrameContents"/>
                              <w:rPr/>
                            </w:pPr>
                            <w:r>
                              <w:rPr/>
                            </w:r>
                          </w:p>
                        </w:txbxContent>
                      </wps:txbx>
                      <wps:bodyPr anchor="t">
                        <a:noAutofit/>
                      </wps:bodyPr>
                    </wps:wsp>
                  </a:graphicData>
                </a:graphic>
              </wp:anchor>
            </w:drawing>
          </mc:Choice>
          <mc:Fallback>
            <w:pict>
              <v:rect id="shape_0" ID="Cuadro de texto 10" path="m0,0l-2147483645,0l-2147483645,-2147483646l0,-2147483646xe" fillcolor="white" stroked="f" o:allowincell="f" style="position:absolute;margin-left:238.4pt;margin-top:10.85pt;width:238.45pt;height:412.8pt;mso-wrap-style:square;v-text-anchor:top">
                <v:fill o:detectmouseclick="t" type="solid" color2="black"/>
                <v:stroke color="#3465a4" joinstyle="round" endcap="flat"/>
                <v:textbox>
                  <w:txbxContent>
                    <w:p>
                      <w:pPr>
                        <w:pStyle w:val="FrameContents"/>
                        <w:rPr/>
                      </w:pPr>
                      <w:r>
                        <w:rPr>
                          <w:rFonts w:eastAsia="Verdana" w:cs="Verdana"/>
                          <w:b/>
                          <w:color w:val="7AB800"/>
                        </w:rPr>
                        <w:t>Nombre de la materia</w:t>
                      </w:r>
                    </w:p>
                    <w:p>
                      <w:pPr>
                        <w:pStyle w:val="FrameContents"/>
                        <w:rPr/>
                      </w:pPr>
                      <w:r>
                        <w:rPr>
                          <w:rFonts w:eastAsia="Verdana" w:cs="Verdana"/>
                          <w:color w:val="7F7F7F"/>
                        </w:rPr>
                        <w:t>Programación Orientada a Objetos</w:t>
                      </w:r>
                    </w:p>
                    <w:p>
                      <w:pPr>
                        <w:pStyle w:val="FrameContents"/>
                        <w:ind w:left="3827" w:firstLine="708"/>
                        <w:rPr/>
                      </w:pPr>
                      <w:r>
                        <w:rPr/>
                      </w:r>
                    </w:p>
                    <w:p>
                      <w:pPr>
                        <w:pStyle w:val="FrameContents"/>
                        <w:rPr/>
                      </w:pPr>
                      <w:r>
                        <w:rPr>
                          <w:rFonts w:eastAsia="Verdana" w:cs="Verdana"/>
                          <w:b/>
                          <w:color w:val="7AB800"/>
                        </w:rPr>
                        <w:t>Nombre de la Licenciatura</w:t>
                      </w:r>
                    </w:p>
                    <w:p>
                      <w:pPr>
                        <w:pStyle w:val="FrameContents"/>
                        <w:rPr/>
                      </w:pPr>
                      <w:r>
                        <w:rPr>
                          <w:rFonts w:eastAsia="Verdana" w:cs="Verdana"/>
                          <w:color w:val="7F7F7F"/>
                        </w:rPr>
                        <w:t>Ingeniería en Sistemas Computacionales</w:t>
                      </w:r>
                    </w:p>
                    <w:p>
                      <w:pPr>
                        <w:pStyle w:val="FrameContents"/>
                        <w:rPr/>
                      </w:pPr>
                      <w:r>
                        <w:rPr/>
                      </w:r>
                    </w:p>
                    <w:p>
                      <w:pPr>
                        <w:pStyle w:val="FrameContents"/>
                        <w:rPr/>
                      </w:pPr>
                      <w:r>
                        <w:rPr>
                          <w:rFonts w:eastAsia="Verdana" w:cs="Verdana"/>
                          <w:b/>
                          <w:color w:val="7AB800"/>
                        </w:rPr>
                        <w:t>Nombre del alumno</w:t>
                      </w:r>
                    </w:p>
                    <w:p>
                      <w:pPr>
                        <w:pStyle w:val="FrameContents"/>
                        <w:rPr/>
                      </w:pPr>
                      <w:ins w:id="8" w:author="Unknown Author" w:date="2022-07-04T22:21:11Z">
                        <w:r>
                          <w:rPr>
                            <w:rFonts w:eastAsia="Verdana" w:cs="Verdana"/>
                            <w:color w:val="7F7F7F"/>
                          </w:rPr>
                          <w:t>Luis César Higashi Salinas</w:t>
                        </w:r>
                      </w:ins>
                      <w:del w:id="9" w:author="Unknown Author" w:date="2022-07-04T22:21:11Z">
                        <w:r>
                          <w:rPr>
                            <w:rFonts w:eastAsia="Verdana" w:cs="Verdana"/>
                            <w:color w:val="7F7F7F"/>
                          </w:rPr>
                          <w:delText>XXXX</w:delText>
                        </w:r>
                      </w:del>
                    </w:p>
                    <w:p>
                      <w:pPr>
                        <w:pStyle w:val="FrameContents"/>
                        <w:ind w:left="3827" w:firstLine="708"/>
                        <w:rPr/>
                      </w:pPr>
                      <w:r>
                        <w:rPr/>
                      </w:r>
                    </w:p>
                    <w:p>
                      <w:pPr>
                        <w:pStyle w:val="FrameContents"/>
                        <w:rPr/>
                      </w:pPr>
                      <w:r>
                        <w:rPr>
                          <w:rFonts w:eastAsia="Verdana" w:cs="Verdana"/>
                          <w:b/>
                          <w:color w:val="7AB800"/>
                        </w:rPr>
                        <w:t>Matrícula</w:t>
                      </w:r>
                    </w:p>
                    <w:p>
                      <w:pPr>
                        <w:pStyle w:val="FrameContents"/>
                        <w:rPr/>
                      </w:pPr>
                      <w:ins w:id="10" w:author="Unknown Author" w:date="2022-07-04T22:21:22Z">
                        <w:r>
                          <w:rPr/>
                          <w:t>010356191</w:t>
                        </w:r>
                      </w:ins>
                    </w:p>
                    <w:p>
                      <w:pPr>
                        <w:pStyle w:val="FrameContents"/>
                        <w:rPr/>
                      </w:pPr>
                      <w:r>
                        <w:rPr/>
                      </w:r>
                    </w:p>
                    <w:p>
                      <w:pPr>
                        <w:pStyle w:val="FrameContents"/>
                        <w:rPr>
                          <w:rFonts w:eastAsia="Verdana" w:cs="Verdana"/>
                          <w:b/>
                          <w:b/>
                          <w:color w:val="7AB800"/>
                        </w:rPr>
                      </w:pPr>
                      <w:r>
                        <w:rPr>
                          <w:rFonts w:eastAsia="Verdana" w:cs="Verdana"/>
                          <w:b/>
                          <w:color w:val="7AB800"/>
                        </w:rPr>
                        <w:t>Nombre de la Tarea</w:t>
                      </w:r>
                    </w:p>
                    <w:p>
                      <w:pPr>
                        <w:pStyle w:val="FrameContents"/>
                        <w:rPr/>
                      </w:pPr>
                      <w:ins w:id="11" w:author="Unknown Author" w:date="2022-07-04T22:21:34Z">
                        <w:r>
                          <w:rPr/>
                          <w:t>Actividades Semana 1</w:t>
                        </w:r>
                      </w:ins>
                    </w:p>
                    <w:p>
                      <w:pPr>
                        <w:pStyle w:val="FrameContents"/>
                        <w:rPr/>
                      </w:pPr>
                      <w:r>
                        <w:rPr>
                          <w:rFonts w:eastAsia="Verdana" w:cs="Verdana"/>
                          <w:b/>
                          <w:color w:val="7AB800"/>
                        </w:rPr>
                        <w:t xml:space="preserve">Unidad # 2 </w:t>
                      </w:r>
                    </w:p>
                    <w:p>
                      <w:pPr>
                        <w:pStyle w:val="FrameContents"/>
                        <w:rPr>
                          <w:rFonts w:eastAsia="Verdana" w:cs="Verdana"/>
                          <w:b/>
                          <w:b/>
                          <w:color w:val="7AB800"/>
                        </w:rPr>
                      </w:pPr>
                      <w:r>
                        <w:rPr>
                          <w:rFonts w:cs="Calibri"/>
                          <w:sz w:val="28"/>
                          <w:szCs w:val="28"/>
                          <w:lang w:val="es-ES"/>
                        </w:rPr>
                        <w:t>Conceptos básicos de la Programación Orientada a Objetos</w:t>
                      </w:r>
                    </w:p>
                    <w:p>
                      <w:pPr>
                        <w:pStyle w:val="FrameContents"/>
                        <w:rPr/>
                      </w:pPr>
                      <w:r>
                        <w:rPr>
                          <w:rFonts w:eastAsia="Verdana" w:cs="Verdana"/>
                          <w:b/>
                          <w:color w:val="7AB800"/>
                        </w:rPr>
                        <w:t>Nombre del Profesor</w:t>
                      </w:r>
                    </w:p>
                    <w:p>
                      <w:pPr>
                        <w:pStyle w:val="FrameContents"/>
                        <w:ind w:hanging="0"/>
                        <w:rPr/>
                      </w:pPr>
                      <w:ins w:id="12" w:author="Unknown Author" w:date="2022-07-04T22:22:37Z">
                        <w:r>
                          <w:rPr/>
                          <w:t>José Angel Hern</w:t>
                        </w:r>
                      </w:ins>
                      <w:r>
                        <w:rPr/>
                        <w:t>á</w:t>
                      </w:r>
                      <w:ins w:id="13" w:author="Unknown Author" w:date="2022-07-04T22:22:37Z">
                        <w:r>
                          <w:rPr/>
                          <w:t>ndez Mendoza</w:t>
                        </w:r>
                      </w:ins>
                    </w:p>
                    <w:p>
                      <w:pPr>
                        <w:pStyle w:val="FrameContents"/>
                        <w:rPr/>
                      </w:pPr>
                      <w:r>
                        <w:rPr>
                          <w:rFonts w:eastAsia="Verdana" w:cs="Verdana"/>
                          <w:b/>
                          <w:color w:val="7AB800"/>
                        </w:rPr>
                        <w:t>Fecha</w:t>
                      </w:r>
                    </w:p>
                    <w:p>
                      <w:pPr>
                        <w:pStyle w:val="FrameContents"/>
                        <w:rPr>
                          <w:rFonts w:eastAsia="Verdana" w:cs="Verdana"/>
                          <w:color w:val="7F7F7F"/>
                        </w:rPr>
                      </w:pPr>
                      <w:ins w:id="14" w:author="Unknown Author" w:date="2022-07-04T22:22:53Z">
                        <w:r>
                          <w:rPr>
                            <w:rFonts w:eastAsia="Verdana" w:cs="Verdana"/>
                            <w:color w:val="7F7F7F"/>
                          </w:rPr>
                          <w:t>0</w:t>
                        </w:r>
                      </w:ins>
                      <w:r>
                        <w:rPr>
                          <w:rFonts w:eastAsia="Verdana" w:cs="Verdana"/>
                          <w:color w:val="7F7F7F"/>
                        </w:rPr>
                        <w:t>7</w:t>
                      </w:r>
                      <w:ins w:id="15" w:author="Unknown Author" w:date="2022-07-04T22:22:53Z">
                        <w:r>
                          <w:rPr>
                            <w:rFonts w:eastAsia="Verdana" w:cs="Verdana"/>
                            <w:color w:val="7F7F7F"/>
                          </w:rPr>
                          <w:t xml:space="preserve"> de Julio 2022</w:t>
                        </w:r>
                      </w:ins>
                    </w:p>
                    <w:p>
                      <w:pPr>
                        <w:pStyle w:val="FrameContents"/>
                        <w:rPr/>
                      </w:pPr>
                      <w:r>
                        <w:rPr/>
                      </w:r>
                    </w:p>
                  </w:txbxContent>
                </v:textbox>
                <w10:wrap type="none"/>
              </v:rect>
            </w:pict>
          </mc:Fallback>
        </mc:AlternateContent>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Spacing"/>
        <w:ind w:left="3827" w:firstLine="708"/>
        <w:rPr>
          <w:rFonts w:cs="Calibri"/>
          <w:color w:val="7F7F7F"/>
          <w:sz w:val="28"/>
          <w:szCs w:val="28"/>
        </w:rPr>
      </w:pPr>
      <w:r>
        <w:rPr>
          <w:rFonts w:cs="Calibri"/>
          <w:color w:val="7F7F7F"/>
          <w:sz w:val="28"/>
          <w:szCs w:val="28"/>
        </w:rPr>
      </w:r>
    </w:p>
    <w:p>
      <w:pPr>
        <w:pStyle w:val="NormalWeb"/>
        <w:spacing w:before="280" w:after="280"/>
        <w:jc w:val="center"/>
        <w:rPr>
          <w:rFonts w:ascii="Verdana" w:hAnsi="Verdana" w:cs="Arial"/>
          <w:b/>
          <w:b/>
          <w:bCs/>
          <w:color w:val="D52B1E"/>
          <w:sz w:val="30"/>
          <w:szCs w:val="30"/>
        </w:rPr>
      </w:pPr>
      <w:r>
        <w:rPr>
          <w:rFonts w:cs="Arial" w:ascii="Verdana" w:hAnsi="Verdana"/>
          <w:b/>
          <w:bCs/>
          <w:color w:val="D52B1E"/>
          <w:sz w:val="30"/>
          <w:szCs w:val="30"/>
        </w:rPr>
        <w:t>ACTIVIDAD 1</w:t>
      </w:r>
    </w:p>
    <w:p>
      <w:pPr>
        <w:pStyle w:val="NormalWeb"/>
        <w:spacing w:before="280" w:after="280"/>
        <w:jc w:val="center"/>
        <w:rPr>
          <w:rFonts w:ascii="Verdana" w:hAnsi="Verdana" w:cs="Arial"/>
          <w:b/>
          <w:b/>
          <w:bCs/>
          <w:color w:val="D52B1E"/>
          <w:sz w:val="30"/>
          <w:szCs w:val="30"/>
        </w:rPr>
      </w:pPr>
      <w:r>
        <w:rPr>
          <w:rFonts w:cs="Arial" w:ascii="Verdana" w:hAnsi="Verdana"/>
          <w:b/>
          <w:bCs/>
          <w:color w:val="D52B1E"/>
          <w:sz w:val="30"/>
          <w:szCs w:val="30"/>
        </w:rPr>
      </w:r>
    </w:p>
    <w:p>
      <w:pPr>
        <w:pStyle w:val="Normal"/>
        <w:spacing w:lineRule="auto" w:line="360" w:beforeAutospacing="0" w:before="120" w:afterAutospacing="0" w:after="0"/>
        <w:jc w:val="both"/>
        <w:rPr>
          <w:rFonts w:ascii="Verdana" w:hAnsi="Verdana"/>
          <w:sz w:val="20"/>
          <w:szCs w:val="20"/>
          <w:lang w:val="es-MX"/>
        </w:rPr>
      </w:pPr>
      <w:r>
        <w:rPr>
          <w:rFonts w:ascii="Verdana" w:hAnsi="Verdana"/>
          <w:sz w:val="20"/>
          <w:szCs w:val="20"/>
          <w:lang w:val="es-MX"/>
        </w:rPr>
        <w:t>“</w:t>
      </w:r>
      <w:r>
        <w:rPr>
          <w:rFonts w:ascii="Verdana" w:hAnsi="Verdana"/>
          <w:sz w:val="20"/>
          <w:szCs w:val="20"/>
          <w:lang w:val="es-MX"/>
        </w:rPr>
        <w:t>Uno no solo tiene la capacidad de percibir el mundo, sino también la capacidad de alterar la percepción que tiene de él; más simplemente, uno puede cambiar las cosas por la forma en que las mira”. -Tom Robbins</w:t>
      </w:r>
    </w:p>
    <w:p>
      <w:pPr>
        <w:pStyle w:val="Normal"/>
        <w:spacing w:lineRule="auto" w:line="360" w:before="120" w:after="0"/>
        <w:jc w:val="both"/>
        <w:rPr>
          <w:rFonts w:ascii="Verdana" w:hAnsi="Verdana"/>
          <w:b/>
          <w:b/>
          <w:i/>
          <w:i/>
          <w:color w:val="365F91"/>
          <w:sz w:val="20"/>
          <w:szCs w:val="20"/>
          <w:lang w:val="es-MX"/>
        </w:rPr>
      </w:pPr>
      <w:r>
        <w:rPr>
          <w:rFonts w:ascii="Verdana" w:hAnsi="Verdana"/>
          <w:b/>
          <w:i/>
          <w:color w:val="365F91"/>
          <w:sz w:val="20"/>
          <w:szCs w:val="20"/>
          <w:lang w:val="es-MX"/>
        </w:rPr>
      </w:r>
    </w:p>
    <w:p>
      <w:pPr>
        <w:pStyle w:val="Normal"/>
        <w:spacing w:lineRule="auto" w:line="360" w:before="120" w:after="0"/>
        <w:jc w:val="both"/>
        <w:rPr>
          <w:rFonts w:ascii="Verdana" w:hAnsi="Verdana"/>
          <w:b/>
          <w:b/>
          <w:i/>
          <w:i/>
          <w:color w:val="365F91"/>
          <w:sz w:val="20"/>
          <w:szCs w:val="20"/>
        </w:rPr>
      </w:pPr>
      <w:r>
        <w:rPr>
          <w:rFonts w:ascii="Verdana" w:hAnsi="Verdana"/>
          <w:b/>
          <w:i/>
          <w:color w:val="365F91"/>
          <w:sz w:val="20"/>
          <w:szCs w:val="20"/>
        </w:rPr>
        <w:t xml:space="preserve">Objetivo: </w:t>
      </w:r>
    </w:p>
    <w:p>
      <w:pPr>
        <w:pStyle w:val="Normal"/>
        <w:spacing w:lineRule="auto" w:line="360" w:before="120" w:after="0"/>
        <w:jc w:val="both"/>
        <w:rPr>
          <w:rFonts w:ascii="Verdana" w:hAnsi="Verdana"/>
          <w:bCs/>
          <w:sz w:val="20"/>
          <w:szCs w:val="20"/>
        </w:rPr>
      </w:pPr>
      <w:r>
        <w:rPr>
          <w:rFonts w:ascii="Verdana" w:hAnsi="Verdana"/>
          <w:bCs/>
          <w:sz w:val="20"/>
          <w:szCs w:val="20"/>
        </w:rPr>
        <w:t>Desarrollar una actividad práctica basándose en la construcción del conocimiento, que permita aplicar los conceptos básicos de la programación orientada a objetos, instalando los recursos necesarios para la codificación de un ejercicio práctico e identificación de los miembros de clase y la estructura básica de un archivo de código fuente.</w:t>
      </w:r>
    </w:p>
    <w:p>
      <w:pPr>
        <w:pStyle w:val="Normal"/>
        <w:spacing w:lineRule="auto" w:line="360" w:before="120" w:after="0"/>
        <w:jc w:val="both"/>
        <w:rPr>
          <w:rFonts w:ascii="Verdana" w:hAnsi="Verdana"/>
          <w:bCs/>
          <w:sz w:val="20"/>
          <w:szCs w:val="20"/>
        </w:rPr>
      </w:pPr>
      <w:r>
        <w:rPr>
          <w:rFonts w:ascii="Verdana" w:hAnsi="Verdana"/>
          <w:bCs/>
          <w:sz w:val="20"/>
          <w:szCs w:val="20"/>
        </w:rPr>
      </w:r>
    </w:p>
    <w:p>
      <w:pPr>
        <w:pStyle w:val="Normal"/>
        <w:spacing w:lineRule="auto" w:line="360" w:before="120" w:after="0"/>
        <w:jc w:val="both"/>
        <w:rPr>
          <w:rFonts w:ascii="Verdana" w:hAnsi="Verdana"/>
          <w:b/>
          <w:b/>
          <w:i/>
          <w:i/>
          <w:color w:val="1F497D"/>
          <w:sz w:val="20"/>
          <w:szCs w:val="20"/>
        </w:rPr>
      </w:pPr>
      <w:r>
        <w:rPr>
          <w:rFonts w:ascii="Verdana" w:hAnsi="Verdana"/>
          <w:b/>
          <w:i/>
          <w:color w:val="1F497D"/>
          <w:sz w:val="20"/>
          <w:szCs w:val="20"/>
        </w:rPr>
        <w:t>Instrucciones:</w:t>
      </w:r>
    </w:p>
    <w:p>
      <w:pPr>
        <w:pStyle w:val="Normal"/>
        <w:spacing w:lineRule="auto" w:line="360" w:before="120" w:after="0"/>
        <w:jc w:val="both"/>
        <w:rPr>
          <w:rFonts w:ascii="Verdana" w:hAnsi="Verdana"/>
          <w:sz w:val="20"/>
          <w:szCs w:val="20"/>
        </w:rPr>
      </w:pPr>
      <w:r>
        <w:rPr>
          <w:rFonts w:ascii="Verdana" w:hAnsi="Verdana"/>
          <w:sz w:val="20"/>
          <w:szCs w:val="20"/>
        </w:rPr>
        <w:t>Revisa los materiales correspondientes a los recursos de la semana 1, así como las Open Class correspondientes que hayan impartido los profesores de la materia.</w:t>
      </w:r>
    </w:p>
    <w:p>
      <w:pPr>
        <w:pStyle w:val="Normal"/>
        <w:spacing w:lineRule="auto" w:line="360" w:before="120" w:after="0"/>
        <w:jc w:val="both"/>
        <w:rPr>
          <w:rFonts w:ascii="Verdana" w:hAnsi="Verdana"/>
          <w:b/>
          <w:b/>
          <w:i/>
          <w:i/>
          <w:color w:val="1F497D"/>
          <w:sz w:val="20"/>
          <w:szCs w:val="20"/>
        </w:rPr>
      </w:pPr>
      <w:r>
        <w:rPr>
          <w:rFonts w:ascii="Verdana" w:hAnsi="Verdana"/>
          <w:b/>
          <w:i/>
          <w:color w:val="1F497D"/>
          <w:sz w:val="20"/>
          <w:szCs w:val="20"/>
        </w:rPr>
        <w:t>Forma de evaluación:</w:t>
      </w:r>
    </w:p>
    <w:tbl>
      <w:tblPr>
        <w:tblW w:w="73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5115"/>
        <w:gridCol w:w="2250"/>
      </w:tblGrid>
      <w:tr>
        <w:trPr>
          <w:trHeight w:val="517" w:hRule="atLeast"/>
        </w:trPr>
        <w:tc>
          <w:tcPr>
            <w:tcW w:w="5115"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spacing w:lineRule="auto" w:line="360" w:before="120" w:after="0"/>
              <w:jc w:val="both"/>
              <w:rPr>
                <w:rFonts w:ascii="Verdana" w:hAnsi="Verdana"/>
                <w:b/>
                <w:b/>
                <w:sz w:val="20"/>
                <w:szCs w:val="20"/>
              </w:rPr>
            </w:pPr>
            <w:r>
              <w:rPr>
                <w:rFonts w:ascii="Verdana" w:hAnsi="Verdana"/>
                <w:b/>
                <w:sz w:val="20"/>
                <w:szCs w:val="20"/>
              </w:rPr>
              <w:t>Criterio</w:t>
            </w:r>
          </w:p>
        </w:tc>
        <w:tc>
          <w:tcPr>
            <w:tcW w:w="2250"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spacing w:lineRule="auto" w:line="360" w:before="120" w:after="0"/>
              <w:jc w:val="both"/>
              <w:rPr>
                <w:rFonts w:ascii="Verdana" w:hAnsi="Verdana"/>
                <w:b/>
                <w:b/>
                <w:sz w:val="20"/>
                <w:szCs w:val="20"/>
              </w:rPr>
            </w:pPr>
            <w:r>
              <w:rPr>
                <w:rFonts w:ascii="Verdana" w:hAnsi="Verdana"/>
                <w:b/>
                <w:sz w:val="20"/>
                <w:szCs w:val="20"/>
              </w:rPr>
              <w:t>Ponderación</w:t>
            </w:r>
          </w:p>
        </w:tc>
      </w:tr>
      <w:tr>
        <w:trPr>
          <w:trHeight w:val="517" w:hRule="atLeast"/>
        </w:trPr>
        <w:tc>
          <w:tcPr>
            <w:tcW w:w="51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before="120" w:after="0"/>
              <w:jc w:val="both"/>
              <w:rPr>
                <w:rFonts w:ascii="Verdana" w:hAnsi="Verdana"/>
                <w:b/>
                <w:b/>
                <w:sz w:val="20"/>
                <w:szCs w:val="20"/>
              </w:rPr>
            </w:pPr>
            <w:r>
              <w:rPr>
                <w:rFonts w:ascii="Verdana" w:hAnsi="Verdana"/>
                <w:b/>
                <w:sz w:val="20"/>
                <w:szCs w:val="20"/>
              </w:rPr>
              <w:t>Presentación.</w:t>
            </w:r>
          </w:p>
          <w:p>
            <w:pPr>
              <w:pStyle w:val="Normal"/>
              <w:widowControl w:val="false"/>
              <w:spacing w:lineRule="auto" w:line="360" w:before="120" w:after="0"/>
              <w:jc w:val="both"/>
              <w:rPr>
                <w:rFonts w:ascii="Verdana" w:hAnsi="Verdana"/>
                <w:sz w:val="20"/>
                <w:szCs w:val="20"/>
              </w:rPr>
            </w:pPr>
            <w:r>
              <w:rPr>
                <w:rFonts w:ascii="Verdana" w:hAnsi="Verdana"/>
                <w:sz w:val="20"/>
                <w:szCs w:val="20"/>
              </w:rPr>
              <w:t xml:space="preserve">Ocupando el formato de trabajos propuesto por la Universidad, desarrolla un documento claro y bien redactado, cuidando la ortografía y presentando correctamente cada sección: </w:t>
            </w:r>
            <w:r>
              <w:rPr>
                <w:rFonts w:ascii="Verdana" w:hAnsi="Verdana"/>
                <w:b/>
                <w:sz w:val="20"/>
                <w:szCs w:val="20"/>
              </w:rPr>
              <w:t>Introducción, Desarrollo, Conclusiones y Bibliografía</w:t>
            </w:r>
            <w:r>
              <w:rPr>
                <w:rFonts w:ascii="Verdana" w:hAnsi="Verdana"/>
                <w:sz w:val="20"/>
                <w:szCs w:val="20"/>
              </w:rPr>
              <w:t>.</w:t>
            </w:r>
          </w:p>
        </w:tc>
        <w:tc>
          <w:tcPr>
            <w:tcW w:w="22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before="120" w:after="0"/>
              <w:jc w:val="both"/>
              <w:rPr>
                <w:rFonts w:ascii="Verdana" w:hAnsi="Verdana"/>
                <w:sz w:val="20"/>
                <w:szCs w:val="20"/>
              </w:rPr>
            </w:pPr>
            <w:r>
              <w:rPr>
                <w:rFonts w:ascii="Verdana" w:hAnsi="Verdana"/>
                <w:sz w:val="20"/>
                <w:szCs w:val="20"/>
              </w:rPr>
              <w:t>10%</w:t>
            </w:r>
          </w:p>
        </w:tc>
      </w:tr>
      <w:tr>
        <w:trPr>
          <w:trHeight w:val="517" w:hRule="atLeast"/>
        </w:trPr>
        <w:tc>
          <w:tcPr>
            <w:tcW w:w="51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before="120" w:after="0"/>
              <w:jc w:val="both"/>
              <w:rPr>
                <w:rFonts w:ascii="Verdana" w:hAnsi="Verdana"/>
                <w:b/>
                <w:b/>
                <w:sz w:val="20"/>
                <w:szCs w:val="20"/>
              </w:rPr>
            </w:pPr>
            <w:r>
              <w:rPr>
                <w:rFonts w:ascii="Verdana" w:hAnsi="Verdana"/>
                <w:b/>
                <w:sz w:val="20"/>
                <w:szCs w:val="20"/>
              </w:rPr>
              <w:t>Evidencia del código.</w:t>
            </w:r>
          </w:p>
          <w:p>
            <w:pPr>
              <w:pStyle w:val="Normal"/>
              <w:widowControl w:val="false"/>
              <w:spacing w:lineRule="auto" w:line="360" w:before="120" w:after="0"/>
              <w:jc w:val="both"/>
              <w:rPr>
                <w:rFonts w:ascii="Verdana" w:hAnsi="Verdana"/>
                <w:sz w:val="20"/>
                <w:szCs w:val="20"/>
              </w:rPr>
            </w:pPr>
            <w:r>
              <w:rPr>
                <w:rFonts w:ascii="Verdana" w:hAnsi="Verdana"/>
                <w:sz w:val="20"/>
                <w:szCs w:val="20"/>
              </w:rPr>
              <w:t>Se envía el código del programa en Java, a través de un archivo o proyecto comprimido y este se ejecuta correctamente, es decir, se cumplen el 100% de los requerimientos solicitados en la problemática a resolver y con las salidas solicitadas. Incluye en el código nombre, matrícula, fecha y comentarios de los procesos más importantes.</w:t>
            </w:r>
          </w:p>
        </w:tc>
        <w:tc>
          <w:tcPr>
            <w:tcW w:w="22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before="120" w:after="0"/>
              <w:jc w:val="both"/>
              <w:rPr>
                <w:rFonts w:ascii="Verdana" w:hAnsi="Verdana"/>
                <w:sz w:val="20"/>
                <w:szCs w:val="20"/>
              </w:rPr>
            </w:pPr>
            <w:r>
              <w:rPr>
                <w:rFonts w:ascii="Verdana" w:hAnsi="Verdana"/>
                <w:sz w:val="20"/>
                <w:szCs w:val="20"/>
              </w:rPr>
              <w:t>50%</w:t>
            </w:r>
          </w:p>
        </w:tc>
      </w:tr>
      <w:tr>
        <w:trPr>
          <w:trHeight w:val="517" w:hRule="atLeast"/>
        </w:trPr>
        <w:tc>
          <w:tcPr>
            <w:tcW w:w="511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before="120" w:after="0"/>
              <w:jc w:val="both"/>
              <w:rPr>
                <w:rFonts w:ascii="Verdana" w:hAnsi="Verdana"/>
                <w:b/>
                <w:b/>
                <w:sz w:val="20"/>
                <w:szCs w:val="20"/>
              </w:rPr>
            </w:pPr>
            <w:r>
              <w:rPr>
                <w:rFonts w:ascii="Verdana" w:hAnsi="Verdana"/>
                <w:b/>
                <w:sz w:val="20"/>
                <w:szCs w:val="20"/>
              </w:rPr>
              <w:t>Evidencia en documento.</w:t>
            </w:r>
          </w:p>
          <w:p>
            <w:pPr>
              <w:pStyle w:val="Normal"/>
              <w:widowControl w:val="false"/>
              <w:spacing w:lineRule="auto" w:line="360" w:before="120" w:after="0"/>
              <w:jc w:val="both"/>
              <w:rPr>
                <w:rFonts w:ascii="Verdana" w:hAnsi="Verdana"/>
                <w:sz w:val="20"/>
                <w:szCs w:val="20"/>
              </w:rPr>
            </w:pPr>
            <w:r>
              <w:rPr>
                <w:rFonts w:ascii="Verdana" w:hAnsi="Verdana"/>
                <w:sz w:val="20"/>
                <w:szCs w:val="20"/>
              </w:rPr>
              <w:t>Se incluye una introducción a la actividad redactada por el estudiante, la cual debe definir el marco teórico dentro del cual se desarrolla la actividad.</w:t>
            </w:r>
          </w:p>
          <w:p>
            <w:pPr>
              <w:pStyle w:val="Normal"/>
              <w:widowControl w:val="false"/>
              <w:spacing w:lineRule="auto" w:line="360" w:before="120" w:after="0"/>
              <w:jc w:val="both"/>
              <w:rPr>
                <w:rFonts w:ascii="Verdana" w:hAnsi="Verdana"/>
                <w:sz w:val="20"/>
                <w:szCs w:val="20"/>
              </w:rPr>
            </w:pPr>
            <w:r>
              <w:rPr>
                <w:rFonts w:ascii="Verdana" w:hAnsi="Verdana"/>
                <w:sz w:val="20"/>
                <w:szCs w:val="20"/>
              </w:rPr>
              <w:t>En el Desarrollo de la actividad enviada, contiene capturas de pantallas del código en Java y de la ejecución del mismo tanto en corridas exitosas y no exitosas al 100% de la problemática planteada en este documento. Se observan bien la fecha y hora en esas imágenes. Se explica claramente la manera de realizar la actividad y de cómo se resolvieron los inconvenientes encontrados.</w:t>
            </w:r>
          </w:p>
          <w:p>
            <w:pPr>
              <w:pStyle w:val="Normal"/>
              <w:widowControl w:val="false"/>
              <w:spacing w:lineRule="auto" w:line="360" w:before="120" w:after="0"/>
              <w:jc w:val="both"/>
              <w:rPr>
                <w:rFonts w:ascii="Verdana" w:hAnsi="Verdana"/>
                <w:sz w:val="20"/>
                <w:szCs w:val="20"/>
              </w:rPr>
            </w:pPr>
            <w:r>
              <w:rPr>
                <w:rFonts w:ascii="Verdana" w:hAnsi="Verdana"/>
                <w:sz w:val="20"/>
                <w:szCs w:val="20"/>
              </w:rPr>
              <w:t>Las conclusiones son redactadas por el estudiante y reflejan de forma contundente que el estudiante obtuvo un aprendizaje significativo con esta actividad.</w:t>
            </w:r>
          </w:p>
          <w:p>
            <w:pPr>
              <w:pStyle w:val="Normal"/>
              <w:widowControl w:val="false"/>
              <w:spacing w:lineRule="auto" w:line="360" w:before="120" w:after="0"/>
              <w:jc w:val="both"/>
              <w:rPr>
                <w:rFonts w:ascii="Verdana" w:hAnsi="Verdana"/>
                <w:sz w:val="20"/>
                <w:szCs w:val="20"/>
              </w:rPr>
            </w:pPr>
            <w:r>
              <w:rPr>
                <w:rFonts w:ascii="Verdana" w:hAnsi="Verdana"/>
                <w:sz w:val="20"/>
                <w:szCs w:val="20"/>
              </w:rPr>
              <w:t>La bibliografía presentada es congruente con las citas que se incluyen en el documento y es presentada en formato APA y en orden alfabético.</w:t>
            </w:r>
          </w:p>
        </w:tc>
        <w:tc>
          <w:tcPr>
            <w:tcW w:w="22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360" w:before="120" w:after="0"/>
              <w:jc w:val="both"/>
              <w:rPr>
                <w:rFonts w:ascii="Verdana" w:hAnsi="Verdana"/>
                <w:sz w:val="20"/>
                <w:szCs w:val="20"/>
              </w:rPr>
            </w:pPr>
            <w:r>
              <w:rPr>
                <w:rFonts w:ascii="Verdana" w:hAnsi="Verdana"/>
                <w:sz w:val="20"/>
                <w:szCs w:val="20"/>
              </w:rPr>
              <w:t>40%</w:t>
            </w:r>
          </w:p>
        </w:tc>
      </w:tr>
    </w:tbl>
    <w:p>
      <w:pPr>
        <w:pStyle w:val="Normal"/>
        <w:spacing w:lineRule="auto" w:line="360" w:before="120" w:after="0"/>
        <w:ind w:left="360" w:hanging="0"/>
        <w:jc w:val="both"/>
        <w:rPr>
          <w:rFonts w:ascii="Verdana" w:hAnsi="Verdana"/>
          <w:sz w:val="20"/>
          <w:szCs w:val="20"/>
        </w:rPr>
      </w:pPr>
      <w:r>
        <w:rPr>
          <w:rFonts w:ascii="Verdana" w:hAnsi="Verdana"/>
          <w:sz w:val="20"/>
          <w:szCs w:val="20"/>
        </w:rPr>
      </w:r>
    </w:p>
    <w:p>
      <w:pPr>
        <w:pStyle w:val="Normal"/>
        <w:spacing w:lineRule="auto" w:line="360" w:before="120" w:after="0"/>
        <w:ind w:left="360" w:hanging="0"/>
        <w:jc w:val="both"/>
        <w:rPr>
          <w:rFonts w:ascii="Verdana" w:hAnsi="Verdana"/>
          <w:sz w:val="20"/>
          <w:szCs w:val="20"/>
        </w:rPr>
      </w:pPr>
      <w:r>
        <w:rPr>
          <w:rFonts w:ascii="Verdana" w:hAnsi="Verdana"/>
          <w:sz w:val="20"/>
          <w:szCs w:val="20"/>
        </w:rPr>
      </w:r>
    </w:p>
    <w:p>
      <w:pPr>
        <w:pStyle w:val="Normal"/>
        <w:spacing w:lineRule="auto" w:line="360" w:before="120" w:after="0"/>
        <w:jc w:val="both"/>
        <w:rPr>
          <w:rFonts w:ascii="Verdana" w:hAnsi="Verdana"/>
          <w:b/>
          <w:b/>
          <w:i/>
          <w:i/>
          <w:color w:val="1F497D"/>
          <w:sz w:val="20"/>
          <w:szCs w:val="20"/>
        </w:rPr>
      </w:pPr>
      <w:r>
        <w:rPr>
          <w:rFonts w:ascii="Verdana" w:hAnsi="Verdana"/>
          <w:b/>
          <w:i/>
          <w:color w:val="1F497D"/>
          <w:sz w:val="20"/>
          <w:szCs w:val="20"/>
        </w:rPr>
        <w:t>Desarrollo de la actividad:</w:t>
      </w:r>
    </w:p>
    <w:p>
      <w:pPr>
        <w:pStyle w:val="Normal"/>
        <w:spacing w:lineRule="auto" w:line="360"/>
        <w:jc w:val="both"/>
        <w:rPr>
          <w:rFonts w:ascii="Verdana" w:hAnsi="Verdana"/>
          <w:sz w:val="20"/>
          <w:szCs w:val="20"/>
        </w:rPr>
      </w:pPr>
      <w:r>
        <w:rPr>
          <w:rFonts w:ascii="Verdana" w:hAnsi="Verdana"/>
          <w:sz w:val="20"/>
          <w:szCs w:val="20"/>
        </w:rPr>
        <w:t xml:space="preserve">Observa el tutorial </w:t>
      </w:r>
      <w:hyperlink r:id="rId4">
        <w:r>
          <w:rPr>
            <w:rStyle w:val="InternetLink"/>
            <w:rFonts w:ascii="Verdana" w:hAnsi="Verdana"/>
            <w:sz w:val="20"/>
            <w:szCs w:val="20"/>
          </w:rPr>
          <w:t>Instala y Configura tu IDE Favorito</w:t>
        </w:r>
      </w:hyperlink>
      <w:r>
        <w:rPr>
          <w:rFonts w:ascii="Verdana" w:hAnsi="Verdana"/>
          <w:sz w:val="20"/>
          <w:szCs w:val="20"/>
        </w:rPr>
        <w:t>, y desarrolla una bitácora, donde se detallen los pasos para la instalación y configuración de las herramientas necesarias para programar con Java (procura que sean versiones recientes), deberá incluir lo siguiente:</w:t>
      </w:r>
    </w:p>
    <w:p>
      <w:pPr>
        <w:pStyle w:val="ListParagraph"/>
        <w:numPr>
          <w:ilvl w:val="0"/>
          <w:numId w:val="1"/>
        </w:numPr>
        <w:spacing w:lineRule="auto" w:line="360"/>
        <w:jc w:val="both"/>
        <w:rPr>
          <w:rFonts w:ascii="Verdana" w:hAnsi="Verdana"/>
          <w:sz w:val="20"/>
          <w:szCs w:val="20"/>
        </w:rPr>
      </w:pPr>
      <w:r>
        <w:rPr>
          <w:rFonts w:ascii="Verdana" w:hAnsi="Verdana"/>
          <w:sz w:val="20"/>
          <w:szCs w:val="20"/>
        </w:rPr>
        <w:t xml:space="preserve">Instalación del JDK para el desarrollo con Java, puedes escoger cualquier distribución del mismo, tales como: </w:t>
      </w:r>
      <w:hyperlink r:id="rId5">
        <w:r>
          <w:rPr>
            <w:rStyle w:val="InternetLink"/>
            <w:rFonts w:ascii="Verdana" w:hAnsi="Verdana"/>
            <w:sz w:val="20"/>
            <w:szCs w:val="20"/>
          </w:rPr>
          <w:t>Oracle JDK</w:t>
        </w:r>
      </w:hyperlink>
      <w:r>
        <w:rPr>
          <w:rFonts w:ascii="Verdana" w:hAnsi="Verdana"/>
          <w:sz w:val="20"/>
          <w:szCs w:val="20"/>
        </w:rPr>
        <w:t xml:space="preserve">, </w:t>
      </w:r>
      <w:hyperlink r:id="rId6">
        <w:r>
          <w:rPr>
            <w:rStyle w:val="InternetLink"/>
            <w:rFonts w:ascii="Verdana" w:hAnsi="Verdana"/>
            <w:sz w:val="20"/>
            <w:szCs w:val="20"/>
          </w:rPr>
          <w:t>Amazon Corretto</w:t>
        </w:r>
      </w:hyperlink>
      <w:r>
        <w:rPr>
          <w:rFonts w:ascii="Verdana" w:hAnsi="Verdana"/>
          <w:sz w:val="20"/>
          <w:szCs w:val="20"/>
        </w:rPr>
        <w:t xml:space="preserve">, </w:t>
      </w:r>
      <w:r>
        <w:fldChar w:fldCharType="begin"/>
      </w:r>
      <w:r>
        <w:rPr>
          <w:rStyle w:val="InternetLink"/>
          <w:sz w:val="20"/>
          <w:szCs w:val="20"/>
          <w:rFonts w:ascii="Verdana" w:hAnsi="Verdana"/>
        </w:rPr>
        <w:instrText> HYPERLINK "https://www.azul.com/downloads/zulu-community/?architecture=x86-64-bit&amp;package=jdk" \l "download-bundles"</w:instrText>
      </w:r>
      <w:r>
        <w:rPr>
          <w:rStyle w:val="InternetLink"/>
          <w:sz w:val="20"/>
          <w:szCs w:val="20"/>
          <w:rFonts w:ascii="Verdana" w:hAnsi="Verdana"/>
        </w:rPr>
        <w:fldChar w:fldCharType="separate"/>
      </w:r>
      <w:r>
        <w:rPr>
          <w:rStyle w:val="InternetLink"/>
          <w:rFonts w:ascii="Verdana" w:hAnsi="Verdana"/>
          <w:sz w:val="20"/>
          <w:szCs w:val="20"/>
        </w:rPr>
        <w:t>Azul Zulu JDK</w:t>
      </w:r>
      <w:r>
        <w:rPr>
          <w:rStyle w:val="InternetLink"/>
          <w:sz w:val="20"/>
          <w:szCs w:val="20"/>
          <w:rFonts w:ascii="Verdana" w:hAnsi="Verdana"/>
        </w:rPr>
        <w:fldChar w:fldCharType="end"/>
      </w:r>
      <w:r>
        <w:rPr>
          <w:rFonts w:ascii="Verdana" w:hAnsi="Verdana"/>
          <w:sz w:val="20"/>
          <w:szCs w:val="20"/>
        </w:rPr>
        <w:t xml:space="preserve">, </w:t>
      </w:r>
      <w:hyperlink r:id="rId7">
        <w:r>
          <w:rPr>
            <w:rStyle w:val="InternetLink"/>
            <w:rFonts w:ascii="Verdana" w:hAnsi="Verdana"/>
            <w:sz w:val="20"/>
            <w:szCs w:val="20"/>
          </w:rPr>
          <w:t>AdoptOpenJDK</w:t>
        </w:r>
      </w:hyperlink>
      <w:r>
        <w:rPr>
          <w:rFonts w:ascii="Verdana" w:hAnsi="Verdana"/>
          <w:sz w:val="20"/>
          <w:szCs w:val="20"/>
        </w:rPr>
        <w:t>.</w:t>
      </w:r>
    </w:p>
    <w:p>
      <w:pPr>
        <w:pStyle w:val="ListParagraph"/>
        <w:numPr>
          <w:ilvl w:val="0"/>
          <w:numId w:val="1"/>
        </w:numPr>
        <w:spacing w:lineRule="auto" w:line="360"/>
        <w:jc w:val="both"/>
        <w:rPr>
          <w:rFonts w:ascii="Verdana" w:hAnsi="Verdana"/>
          <w:sz w:val="20"/>
          <w:szCs w:val="20"/>
        </w:rPr>
      </w:pPr>
      <w:r>
        <w:rPr>
          <w:rFonts w:ascii="Verdana" w:hAnsi="Verdana"/>
          <w:sz w:val="20"/>
          <w:szCs w:val="20"/>
        </w:rPr>
        <w:t>Configuración de las variables de entorno JAVA_HOME y PATH (algunos instaladores configuran estas opciones dentro del proceso de instalación).</w:t>
      </w:r>
    </w:p>
    <w:p>
      <w:pPr>
        <w:pStyle w:val="ListParagraph"/>
        <w:numPr>
          <w:ilvl w:val="0"/>
          <w:numId w:val="1"/>
        </w:numPr>
        <w:spacing w:lineRule="auto" w:line="360"/>
        <w:jc w:val="both"/>
        <w:rPr>
          <w:rFonts w:ascii="Verdana" w:hAnsi="Verdana"/>
          <w:sz w:val="20"/>
          <w:szCs w:val="20"/>
        </w:rPr>
      </w:pPr>
      <w:r>
        <w:rPr>
          <w:rFonts w:ascii="Verdana" w:hAnsi="Verdana"/>
          <w:sz w:val="20"/>
          <w:szCs w:val="20"/>
        </w:rPr>
        <w:t xml:space="preserve">Instalación de un IDE para el  desarrollo de código en Java, tales como </w:t>
      </w:r>
      <w:hyperlink r:id="rId8">
        <w:r>
          <w:rPr>
            <w:rStyle w:val="InternetLink"/>
            <w:rFonts w:ascii="Verdana" w:hAnsi="Verdana"/>
            <w:sz w:val="20"/>
            <w:szCs w:val="20"/>
          </w:rPr>
          <w:t>Eclipse</w:t>
        </w:r>
      </w:hyperlink>
      <w:r>
        <w:rPr>
          <w:rFonts w:ascii="Verdana" w:hAnsi="Verdana"/>
          <w:sz w:val="20"/>
          <w:szCs w:val="20"/>
        </w:rPr>
        <w:t xml:space="preserve">, </w:t>
      </w:r>
      <w:hyperlink r:id="rId9">
        <w:r>
          <w:rPr>
            <w:rStyle w:val="InternetLink"/>
            <w:rFonts w:ascii="Verdana" w:hAnsi="Verdana"/>
            <w:sz w:val="20"/>
            <w:szCs w:val="20"/>
          </w:rPr>
          <w:t>Apache NetBeans</w:t>
        </w:r>
      </w:hyperlink>
      <w:r>
        <w:rPr>
          <w:rFonts w:ascii="Verdana" w:hAnsi="Verdana"/>
          <w:sz w:val="20"/>
          <w:szCs w:val="20"/>
        </w:rPr>
        <w:t xml:space="preserve">, </w:t>
      </w:r>
      <w:hyperlink r:id="rId10">
        <w:r>
          <w:rPr>
            <w:rStyle w:val="InternetLink"/>
            <w:rFonts w:ascii="Verdana" w:hAnsi="Verdana"/>
            <w:sz w:val="20"/>
            <w:szCs w:val="20"/>
          </w:rPr>
          <w:t>IntelliJ IDEA</w:t>
        </w:r>
      </w:hyperlink>
      <w:r>
        <w:rPr>
          <w:rFonts w:ascii="Verdana" w:hAnsi="Verdana"/>
          <w:sz w:val="20"/>
          <w:szCs w:val="20"/>
        </w:rPr>
        <w:t xml:space="preserve"> (puede ser community), o </w:t>
      </w:r>
      <w:hyperlink r:id="rId11">
        <w:r>
          <w:rPr>
            <w:rStyle w:val="InternetLink"/>
            <w:rFonts w:ascii="Verdana" w:hAnsi="Verdana"/>
            <w:sz w:val="20"/>
            <w:szCs w:val="20"/>
          </w:rPr>
          <w:t>BlueJ</w:t>
        </w:r>
      </w:hyperlink>
      <w:r>
        <w:rPr>
          <w:rFonts w:ascii="Verdana" w:hAnsi="Verdana"/>
          <w:sz w:val="20"/>
          <w:szCs w:val="20"/>
        </w:rPr>
        <w:t>.</w:t>
      </w:r>
    </w:p>
    <w:p>
      <w:pPr>
        <w:pStyle w:val="ListParagraph"/>
        <w:numPr>
          <w:ilvl w:val="0"/>
          <w:numId w:val="4"/>
        </w:numPr>
        <w:suppressAutoHyphens w:val="false"/>
        <w:spacing w:lineRule="auto" w:line="360"/>
        <w:jc w:val="both"/>
        <w:rPr>
          <w:rFonts w:ascii="Verdana" w:hAnsi="Verdana"/>
          <w:sz w:val="20"/>
          <w:szCs w:val="20"/>
        </w:rPr>
      </w:pPr>
      <w:r>
        <w:rPr>
          <w:rFonts w:ascii="Verdana" w:hAnsi="Verdana"/>
          <w:sz w:val="20"/>
          <w:szCs w:val="20"/>
        </w:rPr>
        <w:t xml:space="preserve">La bitácora debe integrarse en un documento de Word, la cual debe contener las capturas de pantalla y tus comentarios de cada uno de los pasos de la instalación y configuración de ambas herramientas (JDK e IDE). </w:t>
      </w:r>
      <w:r>
        <w:rPr>
          <w:rFonts w:ascii="Verdana" w:hAnsi="Verdana"/>
          <w:b/>
          <w:bCs/>
          <w:sz w:val="20"/>
          <w:szCs w:val="20"/>
        </w:rPr>
        <w:t>Importante:</w:t>
      </w:r>
      <w:r>
        <w:rPr>
          <w:rFonts w:ascii="Verdana" w:hAnsi="Verdana"/>
          <w:sz w:val="20"/>
          <w:szCs w:val="20"/>
        </w:rPr>
        <w:t xml:space="preserve"> En el documento las capturas de pantalla deben incluir la fecha y hora del reloj del sistema operativo que ocupes para el desarrollo de tu actividad. . En caso de contar con un IDE de programación que no arroje la fecha y hora al momento de la corrida, entonces se debe de notar la fecha y hora de tu computadora, por ejemplo:</w:t>
      </w:r>
    </w:p>
    <w:p>
      <w:pPr>
        <w:pStyle w:val="Normal"/>
        <w:spacing w:lineRule="auto" w:line="360"/>
        <w:jc w:val="both"/>
        <w:rPr>
          <w:rFonts w:ascii="Verdana" w:hAnsi="Verdana"/>
          <w:sz w:val="20"/>
          <w:szCs w:val="20"/>
        </w:rPr>
      </w:pPr>
      <w:r>
        <w:rPr/>
        <w:drawing>
          <wp:inline distT="0" distB="0" distL="0" distR="0">
            <wp:extent cx="5963285" cy="1383665"/>
            <wp:effectExtent l="0" t="0" r="0" b="0"/>
            <wp:docPr id="4"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2" descr=""/>
                    <pic:cNvPicPr>
                      <a:picLocks noChangeAspect="1" noChangeArrowheads="1"/>
                    </pic:cNvPicPr>
                  </pic:nvPicPr>
                  <pic:blipFill>
                    <a:blip r:embed="rId12"/>
                    <a:stretch>
                      <a:fillRect/>
                    </a:stretch>
                  </pic:blipFill>
                  <pic:spPr bwMode="auto">
                    <a:xfrm>
                      <a:off x="0" y="0"/>
                      <a:ext cx="5963285" cy="1383665"/>
                    </a:xfrm>
                    <a:prstGeom prst="rect">
                      <a:avLst/>
                    </a:prstGeom>
                  </pic:spPr>
                </pic:pic>
              </a:graphicData>
            </a:graphic>
          </wp:inline>
        </w:drawing>
      </w:r>
    </w:p>
    <w:p>
      <w:pPr>
        <w:pStyle w:val="ListParagraph"/>
        <w:numPr>
          <w:ilvl w:val="0"/>
          <w:numId w:val="1"/>
        </w:numPr>
        <w:spacing w:lineRule="auto" w:line="360"/>
        <w:jc w:val="both"/>
        <w:rPr>
          <w:rFonts w:ascii="Verdana" w:hAnsi="Verdana"/>
          <w:sz w:val="20"/>
          <w:szCs w:val="20"/>
        </w:rPr>
      </w:pPr>
      <w:r>
        <w:rPr>
          <w:rFonts w:ascii="Verdana" w:hAnsi="Verdana"/>
          <w:sz w:val="20"/>
          <w:szCs w:val="20"/>
        </w:rPr>
        <w:t>El documento debe incluir Introducción, Desarrollo, Conclusiones y Bibliografía en formato APA. Recuerda que todo debe ser redactado por ti, no se debe copiar y pegar de ningún sitio de Internet.</w:t>
      </w:r>
    </w:p>
    <w:p>
      <w:pPr>
        <w:pStyle w:val="Normal"/>
        <w:spacing w:lineRule="auto" w:line="360" w:before="120" w:after="0"/>
        <w:jc w:val="both"/>
        <w:rPr>
          <w:rFonts w:ascii="Verdana" w:hAnsi="Verdana"/>
          <w:b/>
          <w:b/>
          <w:i/>
          <w:i/>
          <w:color w:val="1F497D"/>
          <w:sz w:val="20"/>
          <w:szCs w:val="20"/>
        </w:rPr>
      </w:pPr>
      <w:r>
        <w:rPr>
          <w:rFonts w:ascii="Verdana" w:hAnsi="Verdana"/>
          <w:b/>
          <w:i/>
          <w:color w:val="1F497D"/>
          <w:sz w:val="20"/>
          <w:szCs w:val="20"/>
        </w:rPr>
      </w:r>
    </w:p>
    <w:p>
      <w:pPr>
        <w:pStyle w:val="Normal"/>
        <w:spacing w:lineRule="auto" w:line="360" w:before="120" w:after="0"/>
        <w:jc w:val="both"/>
        <w:rPr>
          <w:rFonts w:ascii="Verdana" w:hAnsi="Verdana"/>
          <w:b/>
          <w:b/>
          <w:i/>
          <w:i/>
          <w:color w:val="1F497D"/>
          <w:sz w:val="20"/>
          <w:szCs w:val="20"/>
        </w:rPr>
      </w:pPr>
      <w:r>
        <w:rPr>
          <w:rFonts w:ascii="Verdana" w:hAnsi="Verdana"/>
          <w:b/>
          <w:i/>
          <w:color w:val="1F497D"/>
          <w:sz w:val="20"/>
          <w:szCs w:val="20"/>
        </w:rPr>
        <w:t>Problemática a resolver:</w:t>
      </w:r>
    </w:p>
    <w:p>
      <w:pPr>
        <w:pStyle w:val="Normal"/>
        <w:spacing w:lineRule="auto" w:line="360"/>
        <w:jc w:val="both"/>
        <w:rPr>
          <w:rFonts w:ascii="Verdana" w:hAnsi="Verdana"/>
          <w:sz w:val="20"/>
          <w:szCs w:val="20"/>
        </w:rPr>
      </w:pPr>
      <w:r>
        <w:rPr>
          <w:rFonts w:ascii="Verdana" w:hAnsi="Verdana"/>
          <w:sz w:val="20"/>
          <w:szCs w:val="20"/>
        </w:rPr>
        <w:t>Una  vez desarrollada tu bitácora, y teniendo tu espacio de trabajo totalmente configurado, debes crear un proyecto Java para crear tu primer código ocupando la plataforma, lo cual deberá incluir lo siguiente:</w:t>
      </w:r>
    </w:p>
    <w:p>
      <w:pPr>
        <w:pStyle w:val="ListParagraph"/>
        <w:numPr>
          <w:ilvl w:val="0"/>
          <w:numId w:val="2"/>
        </w:numPr>
        <w:spacing w:lineRule="auto" w:line="360"/>
        <w:jc w:val="both"/>
        <w:rPr>
          <w:rFonts w:ascii="Verdana" w:hAnsi="Verdana"/>
          <w:sz w:val="20"/>
          <w:szCs w:val="20"/>
        </w:rPr>
      </w:pPr>
      <w:r>
        <w:rPr>
          <w:rFonts w:ascii="Verdana" w:hAnsi="Verdana"/>
          <w:sz w:val="20"/>
          <w:szCs w:val="20"/>
        </w:rPr>
        <w:t>Dos clases en Java, una de ellas se deberá llamar Programa</w:t>
      </w:r>
    </w:p>
    <w:p>
      <w:pPr>
        <w:pStyle w:val="ListParagraph"/>
        <w:numPr>
          <w:ilvl w:val="0"/>
          <w:numId w:val="2"/>
        </w:numPr>
        <w:spacing w:lineRule="auto" w:line="360"/>
        <w:jc w:val="both"/>
        <w:rPr>
          <w:rFonts w:ascii="Verdana" w:hAnsi="Verdana"/>
          <w:sz w:val="20"/>
          <w:szCs w:val="20"/>
        </w:rPr>
      </w:pPr>
      <w:r>
        <w:rPr>
          <w:rFonts w:ascii="Verdana" w:hAnsi="Verdana"/>
          <w:sz w:val="20"/>
          <w:szCs w:val="20"/>
        </w:rPr>
        <w:t>La segunda clase llevará el nombre de algún objeto que veas a tu alrededor; ejemplo, Árbol, Computadora, Automóvil, etc.</w:t>
      </w:r>
    </w:p>
    <w:p>
      <w:pPr>
        <w:pStyle w:val="ListParagraph"/>
        <w:numPr>
          <w:ilvl w:val="1"/>
          <w:numId w:val="3"/>
        </w:numPr>
        <w:spacing w:lineRule="auto" w:line="360"/>
        <w:jc w:val="both"/>
        <w:rPr/>
      </w:pPr>
      <w:r>
        <w:rPr>
          <w:rFonts w:ascii="Verdana" w:hAnsi="Verdana"/>
          <w:sz w:val="20"/>
          <w:szCs w:val="20"/>
        </w:rPr>
        <w:t>Identifica los atributos que describan principalmente al objeto que escogiste; por ejemplo, altura, volumen, perímetro, radio, etc.</w:t>
      </w:r>
    </w:p>
    <w:p>
      <w:pPr>
        <w:pStyle w:val="ListParagraph"/>
        <w:numPr>
          <w:ilvl w:val="1"/>
          <w:numId w:val="3"/>
        </w:numPr>
        <w:spacing w:lineRule="auto" w:line="360"/>
        <w:jc w:val="both"/>
        <w:rPr/>
      </w:pPr>
      <w:r>
        <w:rPr>
          <w:rFonts w:ascii="Verdana" w:hAnsi="Verdana"/>
          <w:sz w:val="20"/>
          <w:szCs w:val="20"/>
        </w:rPr>
        <w:t>Identifica al menos 4 acciones que puede realizar el objeto que seleccionaste, las cuales representarán los métodos de la clase que desarrollarás.</w:t>
      </w:r>
    </w:p>
    <w:p>
      <w:pPr>
        <w:pStyle w:val="ListParagraph"/>
        <w:numPr>
          <w:ilvl w:val="0"/>
          <w:numId w:val="2"/>
        </w:numPr>
        <w:spacing w:lineRule="auto" w:line="360"/>
        <w:jc w:val="both"/>
        <w:rPr>
          <w:rFonts w:ascii="Verdana" w:hAnsi="Verdana"/>
          <w:sz w:val="20"/>
          <w:szCs w:val="20"/>
        </w:rPr>
      </w:pPr>
      <w:r>
        <w:rPr>
          <w:rFonts w:ascii="Verdana" w:hAnsi="Verdana"/>
          <w:sz w:val="20"/>
          <w:szCs w:val="20"/>
        </w:rPr>
        <w:t>Recuerda aplicar la convención por nomenclatura.</w:t>
      </w:r>
    </w:p>
    <w:p>
      <w:pPr>
        <w:pStyle w:val="ListParagraph"/>
        <w:numPr>
          <w:ilvl w:val="0"/>
          <w:numId w:val="2"/>
        </w:numPr>
        <w:spacing w:lineRule="auto" w:line="360"/>
        <w:jc w:val="both"/>
        <w:rPr/>
      </w:pPr>
      <w:r>
        <w:rPr>
          <w:rFonts w:ascii="Verdana" w:hAnsi="Verdana"/>
          <w:sz w:val="20"/>
          <w:szCs w:val="20"/>
        </w:rPr>
        <w:t>La clase Programa deberá contener únicamente el método main(), el cual se limitará a crear un objeto de la clase que ideaste, para finalmente ejecutar cada uno de los métodos que identificaste como acciones de tu objeto.</w:t>
      </w:r>
    </w:p>
    <w:p>
      <w:pPr>
        <w:pStyle w:val="Normal"/>
        <w:spacing w:lineRule="auto" w:line="360"/>
        <w:jc w:val="both"/>
        <w:rPr>
          <w:rFonts w:ascii="Verdana" w:hAnsi="Verdana"/>
          <w:sz w:val="20"/>
          <w:szCs w:val="20"/>
        </w:rPr>
      </w:pPr>
      <w:r>
        <w:rPr>
          <w:rFonts w:ascii="Verdana" w:hAnsi="Verdana"/>
          <w:sz w:val="20"/>
          <w:szCs w:val="20"/>
        </w:rPr>
        <w:t>Ejemplo de salida del programa:</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Modelo de mi computadora: Sony Vaio VGN</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Color: Gris</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Procesador: Intel Core 2 Duo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Pantalla: 15 pulgadas</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Memoria Ram: 8 Gb</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Disco Duro: 500 Gb</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Cámara Web: Sí</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La computadora está apagada</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La computadora se está encendiendo…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Mi computadora está encendida</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Se está abriendo el navegador…</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El navegador está abierto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Se está abriendo YouTube…</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YouTube está abierto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Se está abriendo un vídeo de música…</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El vídeo se está reproduciendo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El vídeo ha terminado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Se está cerrando YouTube</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YouTube está cerrado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Se está cerrando el navegador</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El navegador está cerrado</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Se está apagando la computadora</w:t>
      </w:r>
    </w:p>
    <w:p>
      <w:pPr>
        <w:pStyle w:val="Normal"/>
        <w:pBdr>
          <w:top w:val="single" w:sz="4" w:space="1" w:color="000000"/>
          <w:left w:val="single" w:sz="4" w:space="4" w:color="000000"/>
          <w:bottom w:val="single" w:sz="4" w:space="1" w:color="000000"/>
          <w:right w:val="single" w:sz="4" w:space="4" w:color="000000"/>
        </w:pBdr>
        <w:spacing w:lineRule="auto" w:line="360"/>
        <w:jc w:val="both"/>
        <w:rPr>
          <w:rFonts w:ascii="Verdana" w:hAnsi="Verdana"/>
          <w:sz w:val="20"/>
          <w:szCs w:val="20"/>
        </w:rPr>
      </w:pPr>
      <w:r>
        <w:rPr>
          <w:rFonts w:ascii="Verdana" w:hAnsi="Verdana"/>
          <w:sz w:val="20"/>
          <w:szCs w:val="20"/>
        </w:rPr>
        <w:t>La computadora está apagada</w:t>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t>Recuerda que toda fuente de información utilizada como consulta para el desarrollo de la actividad, debe estar correctamente citada a lo largo de tu documento y registrada en la bibliografía.</w:t>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before="120" w:after="0"/>
        <w:jc w:val="both"/>
        <w:rPr>
          <w:rFonts w:ascii="Verdana" w:hAnsi="Verdana" w:eastAsia="Cambria"/>
          <w:b/>
          <w:b/>
          <w:i/>
          <w:i/>
          <w:color w:val="auto"/>
          <w:sz w:val="20"/>
          <w:szCs w:val="20"/>
          <w:lang w:val="es-ES_tradnl" w:eastAsia="en-US"/>
        </w:rPr>
      </w:pPr>
      <w:r>
        <w:rPr>
          <w:rFonts w:eastAsia="Cambria" w:cs="Times New Roman" w:ascii="Verdana" w:hAnsi="Verdana"/>
          <w:b/>
          <w:i/>
          <w:color w:val="1F497D"/>
          <w:kern w:val="0"/>
          <w:sz w:val="20"/>
          <w:szCs w:val="20"/>
          <w:lang w:val="es-ES_tradnl" w:eastAsia="en-US" w:bidi="ar-SA"/>
          <w:rPrChange w:id="0" w:author="Unknown Author" w:date="2022-07-04T22:19:25Z"/>
        </w:rPr>
        <w:t xml:space="preserve">Introducción: </w:t>
      </w:r>
    </w:p>
    <w:p>
      <w:pPr>
        <w:pStyle w:val="Normal"/>
        <w:spacing w:lineRule="auto" w:line="360" w:before="120" w:after="0"/>
        <w:jc w:val="both"/>
        <w:rPr>
          <w:rFonts w:ascii="Verdana" w:hAnsi="Verdana" w:eastAsia="Cambria" w:cs="Times New Roman"/>
          <w:b w:val="false"/>
          <w:b w:val="false"/>
          <w:bCs w:val="false"/>
          <w:i w:val="false"/>
          <w:i w:val="false"/>
          <w:iCs w:val="false"/>
          <w:strike w:val="false"/>
          <w:dstrike w:val="false"/>
          <w:color w:val="auto"/>
          <w:kern w:val="0"/>
          <w:sz w:val="20"/>
          <w:szCs w:val="20"/>
          <w:u w:val="none"/>
          <w:lang w:val="es-ES_tradnl" w:eastAsia="en-US" w:bidi="ar-SA"/>
        </w:rPr>
      </w:pPr>
      <w:r>
        <w:rPr>
          <w:rFonts w:eastAsia="Cambria" w:cs="Times New Roman" w:ascii="Verdana" w:hAnsi="Verdana"/>
          <w:b w:val="false"/>
          <w:bCs w:val="false"/>
          <w:i w:val="false"/>
          <w:iCs w:val="false"/>
          <w:strike w:val="false"/>
          <w:dstrike w:val="false"/>
          <w:color w:val="auto"/>
          <w:kern w:val="0"/>
          <w:sz w:val="20"/>
          <w:szCs w:val="20"/>
          <w:u w:val="none"/>
          <w:lang w:val="es-ES_tradnl" w:eastAsia="en-US" w:bidi="ar-SA"/>
        </w:rPr>
        <w:t>Java es un lenguaje de programación muy vers</w:t>
      </w:r>
      <w:r>
        <w:rPr>
          <w:rFonts w:eastAsia="Cambria" w:cs="Times New Roman" w:ascii="Verdana" w:hAnsi="Verdana"/>
          <w:b w:val="false"/>
          <w:bCs w:val="false"/>
          <w:i w:val="false"/>
          <w:iCs w:val="false"/>
          <w:strike w:val="false"/>
          <w:dstrike w:val="false"/>
          <w:color w:val="auto"/>
          <w:kern w:val="0"/>
          <w:sz w:val="20"/>
          <w:szCs w:val="20"/>
          <w:u w:val="none"/>
          <w:lang w:val="es-ES_tradnl" w:eastAsia="en-US" w:bidi="ar-SA"/>
        </w:rPr>
        <w:t>á</w:t>
      </w:r>
      <w:r>
        <w:rPr>
          <w:rFonts w:eastAsia="Cambria" w:cs="Times New Roman" w:ascii="Verdana" w:hAnsi="Verdana"/>
          <w:b w:val="false"/>
          <w:bCs w:val="false"/>
          <w:i w:val="false"/>
          <w:iCs w:val="false"/>
          <w:strike w:val="false"/>
          <w:dstrike w:val="false"/>
          <w:color w:val="auto"/>
          <w:kern w:val="0"/>
          <w:sz w:val="20"/>
          <w:szCs w:val="20"/>
          <w:u w:val="none"/>
          <w:lang w:val="es-ES_tradnl" w:eastAsia="en-US" w:bidi="ar-SA"/>
        </w:rPr>
        <w:t xml:space="preserve">til, con el cual normalmente se estudia el paradigma de programación orientada a objetos. </w:t>
      </w:r>
      <w:r>
        <w:rPr>
          <w:rFonts w:eastAsia="Cambria" w:cs="Times New Roman" w:ascii="Verdana" w:hAnsi="Verdana"/>
          <w:b w:val="false"/>
          <w:bCs w:val="false"/>
          <w:i w:val="false"/>
          <w:iCs w:val="false"/>
          <w:strike w:val="false"/>
          <w:dstrike w:val="false"/>
          <w:color w:val="auto"/>
          <w:kern w:val="0"/>
          <w:sz w:val="20"/>
          <w:szCs w:val="20"/>
          <w:u w:val="none"/>
          <w:lang w:val="es-ES_tradnl" w:eastAsia="en-US" w:bidi="ar-SA"/>
        </w:rPr>
        <w:t>Igual de importante es utilizar la herramienta adecuada para el trabajo, como lo sería en este caso un IDE que nos facilite escribir código Java, en mi caso personal ya llevo más del año utilizando Visual Studio Code, con sus muchas extensiones, para desarrollar web apps, apps mobiles con React Native, y en algunos casos aplicaciones de consola con C#. Prefiero Visual Studio Code a otros IDEs que he visto por su facilidad de personalizar la interface, y por las muchas extensiones que ofrece para automatizar segmentos de código.</w:t>
      </w:r>
    </w:p>
    <w:p>
      <w:pPr>
        <w:pStyle w:val="Normal"/>
        <w:spacing w:lineRule="auto" w:line="360" w:before="120" w:after="0"/>
        <w:jc w:val="both"/>
        <w:rPr>
          <w:rFonts w:ascii="Verdana" w:hAnsi="Verdana" w:eastAsia="Cambria" w:cs="Times New Roman"/>
          <w:b w:val="false"/>
          <w:b w:val="false"/>
          <w:bCs w:val="false"/>
          <w:i w:val="false"/>
          <w:i w:val="false"/>
          <w:iCs w:val="false"/>
          <w:strike w:val="false"/>
          <w:dstrike w:val="false"/>
          <w:color w:val="auto"/>
          <w:kern w:val="0"/>
          <w:sz w:val="20"/>
          <w:szCs w:val="20"/>
          <w:u w:val="none"/>
          <w:lang w:val="es-ES_tradnl" w:eastAsia="en-US" w:bidi="ar-SA"/>
        </w:rPr>
      </w:pPr>
      <w:r>
        <w:rPr>
          <w:rFonts w:eastAsia="Cambria" w:cs="Times New Roman" w:ascii="Verdana" w:hAnsi="Verdana"/>
          <w:b w:val="false"/>
          <w:bCs w:val="false"/>
          <w:i w:val="false"/>
          <w:iCs w:val="false"/>
          <w:strike w:val="false"/>
          <w:dstrike w:val="false"/>
          <w:color w:val="auto"/>
          <w:kern w:val="0"/>
          <w:sz w:val="20"/>
          <w:szCs w:val="20"/>
          <w:u w:val="none"/>
          <w:lang w:val="es-ES_tradnl" w:eastAsia="en-US" w:bidi="ar-SA"/>
        </w:rPr>
        <w:t xml:space="preserve">En la siguiente actividad veremos como Java facilita la programación orientada a objetos, </w:t>
      </w:r>
      <w:r>
        <w:rPr>
          <w:rFonts w:eastAsia="Cambria" w:cs="Times New Roman" w:ascii="Verdana" w:hAnsi="Verdana"/>
          <w:b w:val="false"/>
          <w:bCs w:val="false"/>
          <w:i w:val="false"/>
          <w:iCs w:val="false"/>
          <w:strike w:val="false"/>
          <w:dstrike w:val="false"/>
          <w:color w:val="auto"/>
          <w:kern w:val="0"/>
          <w:sz w:val="20"/>
          <w:szCs w:val="20"/>
          <w:u w:val="none"/>
          <w:lang w:val="es-ES_tradnl" w:eastAsia="en-US" w:bidi="ar-SA"/>
        </w:rPr>
        <w:t>la cual nos ayuda a organizar mejor nuestro código, y a dictar como se debe de comportar el mismo.</w:t>
      </w:r>
    </w:p>
    <w:p>
      <w:pPr>
        <w:pStyle w:val="Normal"/>
        <w:spacing w:lineRule="auto" w:line="360" w:before="120" w:after="0"/>
        <w:jc w:val="both"/>
        <w:rPr>
          <w:rFonts w:ascii="Verdana" w:hAnsi="Verdana" w:eastAsia="Cambria" w:cs="Times New Roman"/>
          <w:b/>
          <w:b/>
          <w:i/>
          <w:i/>
          <w:color w:val="1F497D"/>
          <w:kern w:val="0"/>
          <w:sz w:val="20"/>
          <w:szCs w:val="20"/>
          <w:lang w:val="es-ES_tradnl" w:eastAsia="en-US" w:bidi="ar-SA"/>
        </w:rPr>
      </w:pPr>
      <w:r>
        <w:rPr>
          <w:rFonts w:eastAsia="Cambria" w:cs="Times New Roman" w:ascii="Verdana" w:hAnsi="Verdana"/>
          <w:b/>
          <w:i/>
          <w:color w:val="1F497D"/>
          <w:kern w:val="0"/>
          <w:sz w:val="20"/>
          <w:szCs w:val="20"/>
          <w:lang w:val="es-ES_tradnl" w:eastAsia="en-US" w:bidi="ar-SA"/>
          <w:rPrChange w:id="0" w:author="Unknown Author" w:date="2022-07-04T22:19:30Z"/>
        </w:rPr>
        <w:t xml:space="preserve">Desarrollo: </w:t>
      </w:r>
    </w:p>
    <w:p>
      <w:pPr>
        <w:pStyle w:val="Normal"/>
        <w:spacing w:lineRule="auto" w:line="360" w:before="120" w:after="0"/>
        <w:jc w:val="both"/>
        <w:rPr>
          <w:rFonts w:ascii="Verdana" w:hAnsi="Verdana" w:eastAsia="Cambria" w:cs="Times New Roman"/>
          <w:color w:val="auto"/>
          <w:kern w:val="0"/>
          <w:sz w:val="20"/>
          <w:szCs w:val="20"/>
          <w:lang w:val="es-ES_tradnl" w:eastAsia="en-US" w:bidi="ar-SA"/>
        </w:rPr>
      </w:pPr>
      <w:r>
        <w:rPr>
          <w:rFonts w:eastAsia="Cambria" w:cs="Times New Roman" w:ascii="Verdana" w:hAnsi="Verdana"/>
          <w:b/>
          <w:i/>
          <w:color w:val="auto"/>
          <w:kern w:val="0"/>
          <w:sz w:val="20"/>
          <w:szCs w:val="20"/>
          <w:lang w:val="es-ES_tradnl" w:eastAsia="en-US" w:bidi="ar-SA"/>
        </w:rPr>
        <w:t>Se descarga JDK de Oracle y se instala.</w:t>
      </w:r>
    </w:p>
    <w:p>
      <w:pPr>
        <w:pStyle w:val="Normal"/>
        <w:spacing w:lineRule="auto" w:line="360"/>
        <w:jc w:val="both"/>
        <w:rPr>
          <w:rFonts w:ascii="Verdana" w:hAnsi="Verdana"/>
          <w:sz w:val="20"/>
          <w:szCs w:val="20"/>
        </w:rPr>
      </w:pPr>
      <w:r>
        <w:rPr/>
        <w:drawing>
          <wp:inline distT="0" distB="0" distL="0" distR="0">
            <wp:extent cx="4515485" cy="22313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3"/>
                    <a:stretch>
                      <a:fillRect/>
                    </a:stretch>
                  </pic:blipFill>
                  <pic:spPr bwMode="auto">
                    <a:xfrm>
                      <a:off x="0" y="0"/>
                      <a:ext cx="4515485" cy="2231390"/>
                    </a:xfrm>
                    <a:prstGeom prst="rect">
                      <a:avLst/>
                    </a:prstGeom>
                  </pic:spPr>
                </pic:pic>
              </a:graphicData>
            </a:graphic>
          </wp:inline>
        </w:drawing>
      </w:r>
    </w:p>
    <w:p>
      <w:pPr>
        <w:pStyle w:val="Normal"/>
        <w:spacing w:lineRule="auto" w:line="360"/>
        <w:jc w:val="both"/>
        <w:rPr>
          <w:rFonts w:ascii="Verdana" w:hAnsi="Verdana"/>
          <w:sz w:val="20"/>
          <w:szCs w:val="20"/>
        </w:rPr>
      </w:pPr>
      <w:r>
        <w:rPr/>
        <w:drawing>
          <wp:inline distT="0" distB="0" distL="0" distR="0">
            <wp:extent cx="2713990" cy="204152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4"/>
                    <a:stretch>
                      <a:fillRect/>
                    </a:stretch>
                  </pic:blipFill>
                  <pic:spPr bwMode="auto">
                    <a:xfrm>
                      <a:off x="0" y="0"/>
                      <a:ext cx="2713990" cy="2041525"/>
                    </a:xfrm>
                    <a:prstGeom prst="rect">
                      <a:avLst/>
                    </a:prstGeom>
                  </pic:spPr>
                </pic:pic>
              </a:graphicData>
            </a:graphic>
          </wp:inline>
        </w:drawing>
      </w:r>
    </w:p>
    <w:p>
      <w:pPr>
        <w:pStyle w:val="Normal"/>
        <w:spacing w:lineRule="auto" w:line="360"/>
        <w:jc w:val="both"/>
        <w:rPr>
          <w:rFonts w:ascii="Verdana" w:hAnsi="Verdana"/>
          <w:sz w:val="20"/>
          <w:szCs w:val="20"/>
        </w:rPr>
      </w:pPr>
      <w:r>
        <w:rPr/>
        <w:drawing>
          <wp:inline distT="0" distB="0" distL="0" distR="0">
            <wp:extent cx="2751455" cy="211899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5"/>
                    <a:stretch>
                      <a:fillRect/>
                    </a:stretch>
                  </pic:blipFill>
                  <pic:spPr bwMode="auto">
                    <a:xfrm>
                      <a:off x="0" y="0"/>
                      <a:ext cx="2751455" cy="2118995"/>
                    </a:xfrm>
                    <a:prstGeom prst="rect">
                      <a:avLst/>
                    </a:prstGeom>
                  </pic:spPr>
                </pic:pic>
              </a:graphicData>
            </a:graphic>
          </wp:inline>
        </w:drawing>
      </w:r>
    </w:p>
    <w:p>
      <w:pPr>
        <w:pStyle w:val="Normal"/>
        <w:spacing w:lineRule="auto" w:line="360"/>
        <w:jc w:val="both"/>
        <w:rPr>
          <w:rFonts w:ascii="Verdana" w:hAnsi="Verdana"/>
          <w:sz w:val="20"/>
          <w:szCs w:val="20"/>
          <w:del w:id="18" w:author="Unknown Author" w:date="2022-07-04T22:19:52Z"/>
        </w:rPr>
      </w:pPr>
      <w:r>
        <w:rPr/>
        <w:drawing>
          <wp:inline distT="0" distB="0" distL="0" distR="0">
            <wp:extent cx="2528570" cy="190754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6"/>
                    <a:stretch>
                      <a:fillRect/>
                    </a:stretch>
                  </pic:blipFill>
                  <pic:spPr bwMode="auto">
                    <a:xfrm>
                      <a:off x="0" y="0"/>
                      <a:ext cx="2528570" cy="1907540"/>
                    </a:xfrm>
                    <a:prstGeom prst="rect">
                      <a:avLst/>
                    </a:prstGeom>
                  </pic:spPr>
                </pic:pic>
              </a:graphicData>
            </a:graphic>
          </wp:inline>
        </w:drawing>
      </w:r>
    </w:p>
    <w:p>
      <w:pPr>
        <w:pStyle w:val="Normal"/>
        <w:widowControl/>
        <w:suppressAutoHyphens w:val="true"/>
        <w:bidi w:val="0"/>
        <w:spacing w:lineRule="auto" w:line="360" w:before="0" w:after="0"/>
        <w:jc w:val="both"/>
        <w:rPr>
          <w:rFonts w:ascii="Verdana" w:hAnsi="Verdana"/>
          <w:sz w:val="20"/>
          <w:szCs w:val="20"/>
          <w:del w:id="20" w:author="Unknown Author" w:date="2022-07-04T22:19:52Z"/>
        </w:rPr>
      </w:pPr>
      <w:del w:id="19"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22" w:author="Unknown Author" w:date="2022-07-04T22:19:52Z"/>
        </w:rPr>
      </w:pPr>
      <w:del w:id="21"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24" w:author="Unknown Author" w:date="2022-07-04T22:19:52Z"/>
        </w:rPr>
      </w:pPr>
      <w:del w:id="23"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26" w:author="Unknown Author" w:date="2022-07-04T22:19:52Z"/>
        </w:rPr>
      </w:pPr>
      <w:del w:id="25"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28" w:author="Unknown Author" w:date="2022-07-04T22:19:52Z"/>
        </w:rPr>
      </w:pPr>
      <w:del w:id="27"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30" w:author="Unknown Author" w:date="2022-07-04T22:19:52Z"/>
        </w:rPr>
      </w:pPr>
      <w:del w:id="29"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32" w:author="Unknown Author" w:date="2022-07-04T22:19:52Z"/>
        </w:rPr>
      </w:pPr>
      <w:del w:id="31"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34" w:author="Unknown Author" w:date="2022-07-04T22:19:52Z"/>
        </w:rPr>
      </w:pPr>
      <w:del w:id="33"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36" w:author="Unknown Author" w:date="2022-07-04T22:19:52Z"/>
        </w:rPr>
      </w:pPr>
      <w:del w:id="35"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38" w:author="Unknown Author" w:date="2022-07-04T22:19:52Z"/>
        </w:rPr>
      </w:pPr>
      <w:del w:id="37" w:author="Unknown Author" w:date="2022-07-04T22:19:52Z">
        <w:r>
          <w:rPr>
            <w:rFonts w:ascii="Verdana" w:hAnsi="Verdana"/>
            <w:sz w:val="20"/>
            <w:szCs w:val="20"/>
          </w:rPr>
        </w:r>
      </w:del>
    </w:p>
    <w:p>
      <w:pPr>
        <w:pStyle w:val="Normal"/>
        <w:widowControl/>
        <w:suppressAutoHyphens w:val="true"/>
        <w:bidi w:val="0"/>
        <w:spacing w:lineRule="auto" w:line="360" w:before="0" w:after="0"/>
        <w:jc w:val="both"/>
        <w:rPr>
          <w:rFonts w:ascii="Verdana" w:hAnsi="Verdana"/>
          <w:sz w:val="20"/>
          <w:szCs w:val="20"/>
          <w:del w:id="40" w:author="Unknown Author" w:date="2022-07-04T22:19:52Z"/>
        </w:rPr>
      </w:pPr>
      <w:del w:id="39" w:author="Unknown Author" w:date="2022-07-04T22:19:52Z">
        <w:r>
          <w:rPr>
            <w:rFonts w:ascii="Verdana" w:hAnsi="Verdana"/>
            <w:sz w:val="20"/>
            <w:szCs w:val="20"/>
          </w:rPr>
        </w:r>
      </w:del>
    </w:p>
    <w:p>
      <w:pPr>
        <w:pStyle w:val="Normal"/>
        <w:spacing w:lineRule="auto" w:line="360"/>
        <w:jc w:val="both"/>
        <w:rPr>
          <w:rFonts w:ascii="Verdana" w:hAnsi="Verdana"/>
          <w:sz w:val="20"/>
          <w:szCs w:val="20"/>
        </w:rPr>
      </w:pPr>
      <w:r>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Fonts w:eastAsia="Cambria" w:cs="Times New Roman" w:ascii="Verdana" w:hAnsi="Verdana"/>
          <w:b w:val="false"/>
          <w:bCs w:val="false"/>
          <w:i w:val="false"/>
          <w:iCs w:val="false"/>
          <w:color w:val="auto"/>
          <w:kern w:val="0"/>
          <w:sz w:val="20"/>
          <w:szCs w:val="20"/>
          <w:lang w:val="es-ES_tradnl" w:eastAsia="en-US" w:bidi="ar-SA"/>
        </w:rPr>
        <w:t>Plugins para JAVA en Visual Studio Code</w:t>
      </w:r>
    </w:p>
    <w:p>
      <w:pPr>
        <w:pStyle w:val="Normal"/>
        <w:spacing w:lineRule="auto" w:line="360"/>
        <w:jc w:val="both"/>
        <w:rPr>
          <w:rFonts w:ascii="Verdana" w:hAnsi="Verdana" w:eastAsia="Cambria" w:cs="Times New Roman"/>
          <w:color w:val="auto"/>
          <w:kern w:val="0"/>
          <w:sz w:val="20"/>
          <w:szCs w:val="20"/>
          <w:lang w:val="es-ES_tradnl" w:eastAsia="en-US" w:bidi="ar-SA"/>
        </w:rPr>
      </w:pPr>
      <w:r>
        <w:rPr>
          <w:rFonts w:eastAsia="Cambria" w:cs="Times New Roman" w:ascii="Verdana" w:hAnsi="Verdana"/>
          <w:color w:val="auto"/>
          <w:kern w:val="0"/>
          <w:sz w:val="20"/>
          <w:szCs w:val="20"/>
          <w:lang w:val="es-ES_tradnl" w:eastAsia="en-US" w:bidi="ar-SA"/>
        </w:rPr>
        <w:t>Visual Studio Code instala los plugins automáticamente al detectar el SDK de JAVA.</w:t>
      </w:r>
    </w:p>
    <w:p>
      <w:pPr>
        <w:pStyle w:val="Normal"/>
        <w:spacing w:lineRule="auto" w:line="360"/>
        <w:jc w:val="both"/>
        <w:rPr>
          <w:rFonts w:ascii="Verdana" w:hAnsi="Verdana"/>
          <w:sz w:val="20"/>
          <w:szCs w:val="20"/>
        </w:rPr>
      </w:pPr>
      <w:r>
        <w:rPr/>
        <w:drawing>
          <wp:inline distT="0" distB="0" distL="0" distR="0">
            <wp:extent cx="4586605" cy="256286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7"/>
                    <a:stretch>
                      <a:fillRect/>
                    </a:stretch>
                  </pic:blipFill>
                  <pic:spPr bwMode="auto">
                    <a:xfrm>
                      <a:off x="0" y="0"/>
                      <a:ext cx="4586605" cy="2562860"/>
                    </a:xfrm>
                    <a:prstGeom prst="rect">
                      <a:avLst/>
                    </a:prstGeom>
                  </pic:spPr>
                </pic:pic>
              </a:graphicData>
            </a:graphic>
          </wp:inline>
        </w:drawing>
      </w:r>
    </w:p>
    <w:p>
      <w:pPr>
        <w:pStyle w:val="Normal"/>
        <w:spacing w:lineRule="auto" w:line="360"/>
        <w:jc w:val="both"/>
        <w:rPr>
          <w:rFonts w:ascii="Verdana" w:hAnsi="Verdana"/>
          <w:sz w:val="20"/>
          <w:szCs w:val="20"/>
        </w:rPr>
      </w:pPr>
      <w:r>
        <w:rPr/>
        <w:t xml:space="preserve">Se crean </w:t>
      </w:r>
      <w:r>
        <w:rPr>
          <w:rFonts w:eastAsia="Cambria" w:cs="Times New Roman"/>
          <w:color w:val="auto"/>
          <w:kern w:val="0"/>
          <w:sz w:val="24"/>
          <w:szCs w:val="24"/>
          <w:lang w:val="es-ES_tradnl" w:eastAsia="en-US" w:bidi="ar-SA"/>
        </w:rPr>
        <w:t>a</w:t>
      </w:r>
      <w:r>
        <w:rPr/>
        <w:t>rchivos java</w:t>
      </w:r>
    </w:p>
    <w:p>
      <w:pPr>
        <w:pStyle w:val="Normal"/>
        <w:spacing w:lineRule="auto" w:line="360"/>
        <w:jc w:val="both"/>
        <w:rPr>
          <w:rFonts w:ascii="Verdana" w:hAnsi="Verdana"/>
          <w:sz w:val="20"/>
          <w:szCs w:val="20"/>
        </w:rPr>
      </w:pPr>
      <w:r>
        <w:rPr/>
        <w:drawing>
          <wp:inline distT="0" distB="0" distL="0" distR="0">
            <wp:extent cx="5971540" cy="335851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8"/>
                    <a:stretch>
                      <a:fillRect/>
                    </a:stretch>
                  </pic:blipFill>
                  <pic:spPr bwMode="auto">
                    <a:xfrm>
                      <a:off x="0" y="0"/>
                      <a:ext cx="5971540" cy="3358515"/>
                    </a:xfrm>
                    <a:prstGeom prst="rect">
                      <a:avLst/>
                    </a:prstGeom>
                  </pic:spPr>
                </pic:pic>
              </a:graphicData>
            </a:graphic>
          </wp:inline>
        </w:drawing>
      </w:r>
    </w:p>
    <w:p>
      <w:pPr>
        <w:pStyle w:val="Normal"/>
        <w:spacing w:lineRule="auto" w:line="360"/>
        <w:jc w:val="both"/>
        <w:rPr>
          <w:rFonts w:ascii="Verdana" w:hAnsi="Verdana"/>
          <w:sz w:val="20"/>
          <w:szCs w:val="20"/>
        </w:rPr>
      </w:pPr>
      <w:r>
        <w:rPr/>
        <w:t>Se crea primer clase, llamada Programa.</w:t>
      </w:r>
    </w:p>
    <w:p>
      <w:pPr>
        <w:pStyle w:val="Normal"/>
        <w:spacing w:lineRule="auto" w:line="360"/>
        <w:jc w:val="both"/>
        <w:rPr>
          <w:rFonts w:ascii="Verdana" w:hAnsi="Verdana"/>
          <w:sz w:val="20"/>
          <w:szCs w:val="20"/>
        </w:rPr>
      </w:pPr>
      <w:r>
        <w:rPr/>
        <w:drawing>
          <wp:inline distT="0" distB="0" distL="0" distR="0">
            <wp:extent cx="5971540" cy="335851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9"/>
                    <a:stretch>
                      <a:fillRect/>
                    </a:stretch>
                  </pic:blipFill>
                  <pic:spPr bwMode="auto">
                    <a:xfrm>
                      <a:off x="0" y="0"/>
                      <a:ext cx="5971540" cy="3358515"/>
                    </a:xfrm>
                    <a:prstGeom prst="rect">
                      <a:avLst/>
                    </a:prstGeom>
                  </pic:spPr>
                </pic:pic>
              </a:graphicData>
            </a:graphic>
          </wp:inline>
        </w:drawing>
      </w:r>
    </w:p>
    <w:p>
      <w:pPr>
        <w:pStyle w:val="Normal"/>
        <w:spacing w:lineRule="auto" w:line="360"/>
        <w:jc w:val="both"/>
        <w:rPr>
          <w:rFonts w:ascii="Verdana" w:hAnsi="Verdana"/>
          <w:sz w:val="20"/>
          <w:szCs w:val="20"/>
        </w:rPr>
      </w:pPr>
      <w:r>
        <w:rPr/>
        <w:t>Se importan los métodos</w:t>
      </w:r>
    </w:p>
    <w:p>
      <w:pPr>
        <w:pStyle w:val="Normal"/>
        <w:spacing w:lineRule="auto" w:line="360"/>
        <w:jc w:val="both"/>
        <w:rPr>
          <w:rFonts w:ascii="Verdana" w:hAnsi="Verdana"/>
          <w:sz w:val="20"/>
          <w:szCs w:val="20"/>
        </w:rPr>
      </w:pPr>
      <w:r>
        <w:rPr/>
        <w:drawing>
          <wp:inline distT="0" distB="0" distL="0" distR="0">
            <wp:extent cx="5971540" cy="335851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20"/>
                    <a:stretch>
                      <a:fillRect/>
                    </a:stretch>
                  </pic:blipFill>
                  <pic:spPr bwMode="auto">
                    <a:xfrm>
                      <a:off x="0" y="0"/>
                      <a:ext cx="5971540" cy="3358515"/>
                    </a:xfrm>
                    <a:prstGeom prst="rect">
                      <a:avLst/>
                    </a:prstGeom>
                  </pic:spPr>
                </pic:pic>
              </a:graphicData>
            </a:graphic>
          </wp:inline>
        </w:drawing>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t>Se definen los métodos</w:t>
      </w:r>
    </w:p>
    <w:p>
      <w:pPr>
        <w:pStyle w:val="Normal"/>
        <w:spacing w:lineRule="auto" w:line="360"/>
        <w:jc w:val="both"/>
        <w:rPr>
          <w:rFonts w:ascii="Verdana" w:hAnsi="Verdana"/>
          <w:sz w:val="20"/>
          <w:szCs w:val="20"/>
        </w:rPr>
      </w:pPr>
      <w:r>
        <w:rPr/>
        <w:drawing>
          <wp:inline distT="0" distB="0" distL="0" distR="0">
            <wp:extent cx="5971540" cy="3358515"/>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21"/>
                    <a:stretch>
                      <a:fillRect/>
                    </a:stretch>
                  </pic:blipFill>
                  <pic:spPr bwMode="auto">
                    <a:xfrm>
                      <a:off x="0" y="0"/>
                      <a:ext cx="5971540" cy="3358515"/>
                    </a:xfrm>
                    <a:prstGeom prst="rect">
                      <a:avLst/>
                    </a:prstGeom>
                  </pic:spPr>
                </pic:pic>
              </a:graphicData>
            </a:graphic>
          </wp:inline>
        </w:drawing>
      </w:r>
    </w:p>
    <w:p>
      <w:pPr>
        <w:pStyle w:val="Normal"/>
        <w:spacing w:lineRule="auto" w:line="360"/>
        <w:jc w:val="both"/>
        <w:rPr>
          <w:rFonts w:ascii="Verdana" w:hAnsi="Verdana"/>
          <w:sz w:val="20"/>
          <w:szCs w:val="20"/>
        </w:rPr>
      </w:pPr>
      <w:r>
        <w:rPr/>
        <w:t>Se corre el programa, por elección personal utilizo la consola Git Bash para correr el programa.</w:t>
      </w:r>
      <w:r>
        <w:rPr>
          <w:rFonts w:ascii="Verdana" w:hAnsi="Verdana"/>
          <w:sz w:val="20"/>
          <w:szCs w:val="20"/>
        </w:rPr>
        <w:t xml:space="preserve"> </w:t>
      </w:r>
      <w:r>
        <w:rPr>
          <w:rFonts w:ascii="Verdana" w:hAnsi="Verdana"/>
          <w:sz w:val="20"/>
          <w:szCs w:val="20"/>
        </w:rPr>
        <w:t>Dicha corrida se considera fallida, ya que se utilizaron métodos estáticos y no dinámicos como se esperaría de un objeto.</w:t>
      </w:r>
    </w:p>
    <w:p>
      <w:pPr>
        <w:pStyle w:val="Normal"/>
        <w:spacing w:lineRule="auto" w:line="360"/>
        <w:jc w:val="both"/>
        <w:rPr>
          <w:rFonts w:ascii="Verdana" w:hAnsi="Verdana"/>
          <w:sz w:val="20"/>
          <w:szCs w:val="20"/>
        </w:rPr>
      </w:pPr>
      <w:r>
        <w:rPr/>
        <w:drawing>
          <wp:inline distT="0" distB="0" distL="0" distR="0">
            <wp:extent cx="5971540" cy="240157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22"/>
                    <a:stretch>
                      <a:fillRect/>
                    </a:stretch>
                  </pic:blipFill>
                  <pic:spPr bwMode="auto">
                    <a:xfrm>
                      <a:off x="0" y="0"/>
                      <a:ext cx="5971540" cy="2401570"/>
                    </a:xfrm>
                    <a:prstGeom prst="rect">
                      <a:avLst/>
                    </a:prstGeom>
                  </pic:spPr>
                </pic:pic>
              </a:graphicData>
            </a:graphic>
          </wp:inline>
        </w:drawing>
      </w:r>
    </w:p>
    <w:p>
      <w:pPr>
        <w:pStyle w:val="Normal"/>
        <w:spacing w:lineRule="auto" w:line="360"/>
        <w:jc w:val="both"/>
        <w:rPr>
          <w:rFonts w:ascii="Verdana" w:hAnsi="Verdana"/>
          <w:sz w:val="20"/>
          <w:szCs w:val="20"/>
        </w:rPr>
      </w:pPr>
      <w:r>
        <w:rPr/>
      </w:r>
    </w:p>
    <w:p>
      <w:pPr>
        <w:pStyle w:val="Normal"/>
        <w:spacing w:lineRule="auto" w:line="360"/>
        <w:jc w:val="both"/>
        <w:rPr>
          <w:rFonts w:ascii="Verdana" w:hAnsi="Verdana"/>
          <w:sz w:val="20"/>
          <w:szCs w:val="20"/>
        </w:rPr>
      </w:pPr>
      <w:r>
        <w:rPr/>
      </w:r>
    </w:p>
    <w:p>
      <w:pPr>
        <w:pStyle w:val="Normal"/>
        <w:spacing w:lineRule="auto" w:line="360"/>
        <w:jc w:val="both"/>
        <w:rPr>
          <w:rFonts w:ascii="Verdana" w:hAnsi="Verdana"/>
          <w:sz w:val="20"/>
          <w:szCs w:val="20"/>
        </w:rPr>
      </w:pPr>
      <w:r>
        <w:rPr/>
      </w:r>
    </w:p>
    <w:p>
      <w:pPr>
        <w:pStyle w:val="Normal"/>
        <w:spacing w:lineRule="auto" w:line="360"/>
        <w:jc w:val="both"/>
        <w:rPr>
          <w:rFonts w:ascii="Verdana" w:hAnsi="Verdana"/>
          <w:sz w:val="20"/>
          <w:szCs w:val="20"/>
        </w:rPr>
      </w:pPr>
      <w:r>
        <w:rPr/>
      </w:r>
    </w:p>
    <w:p>
      <w:pPr>
        <w:pStyle w:val="Normal"/>
        <w:spacing w:lineRule="auto" w:line="360"/>
        <w:jc w:val="both"/>
        <w:rPr>
          <w:rFonts w:ascii="Verdana" w:hAnsi="Verdana"/>
          <w:sz w:val="20"/>
          <w:szCs w:val="20"/>
        </w:rPr>
      </w:pPr>
      <w:r>
        <w:rPr>
          <w:rFonts w:ascii="Verdana" w:hAnsi="Verdana"/>
          <w:sz w:val="20"/>
          <w:szCs w:val="20"/>
        </w:rPr>
        <w:t>Se cambian los métodos estáticos por una clase compuesta por varias cadenas.</w:t>
      </w:r>
    </w:p>
    <w:p>
      <w:pPr>
        <w:pStyle w:val="Normal"/>
        <w:spacing w:lineRule="auto" w:line="360"/>
        <w:jc w:val="both"/>
        <w:rPr>
          <w:rFonts w:ascii="Verdana" w:hAnsi="Verdana"/>
          <w:sz w:val="20"/>
          <w:szCs w:val="20"/>
        </w:rPr>
      </w:pPr>
      <w:r>
        <w:rPr/>
      </w:r>
    </w:p>
    <w:p>
      <w:pPr>
        <w:pStyle w:val="Normal"/>
        <w:spacing w:lineRule="auto" w:line="360"/>
        <w:jc w:val="both"/>
        <w:rPr>
          <w:rFonts w:ascii="Verdana" w:hAnsi="Verdana"/>
          <w:sz w:val="20"/>
          <w:szCs w:val="20"/>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71540" cy="335851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3"/>
                    <a:stretch>
                      <a:fillRect/>
                    </a:stretch>
                  </pic:blipFill>
                  <pic:spPr bwMode="auto">
                    <a:xfrm>
                      <a:off x="0" y="0"/>
                      <a:ext cx="5971540" cy="3358515"/>
                    </a:xfrm>
                    <a:prstGeom prst="rect">
                      <a:avLst/>
                    </a:prstGeom>
                  </pic:spPr>
                </pic:pic>
              </a:graphicData>
            </a:graphic>
          </wp:anchor>
        </w:drawing>
      </w:r>
      <w:r>
        <w:rPr>
          <w:rFonts w:ascii="Verdana" w:hAnsi="Verdana"/>
          <w:sz w:val="20"/>
          <w:szCs w:val="20"/>
        </w:rPr>
        <w:t>Se utiliza la consola integrada de Visual Studio Code para correr el programa, en la parte inferior de la pantalla vemos el resultado de la corrida.</w:t>
      </w:r>
    </w:p>
    <w:p>
      <w:pPr>
        <w:pStyle w:val="Normal"/>
        <w:spacing w:lineRule="auto" w:line="360"/>
        <w:jc w:val="both"/>
        <w:rPr>
          <w:rFonts w:ascii="Verdana" w:hAnsi="Verdana"/>
          <w:sz w:val="20"/>
          <w:szCs w:val="20"/>
        </w:rPr>
      </w:pPr>
      <w:r>
        <w:rPr/>
        <w:drawing>
          <wp:anchor behindDoc="0" distT="0" distB="0" distL="0" distR="0" simplePos="0" locked="0" layoutInCell="0" allowOverlap="1" relativeHeight="49">
            <wp:simplePos x="0" y="0"/>
            <wp:positionH relativeFrom="column">
              <wp:posOffset>-6350</wp:posOffset>
            </wp:positionH>
            <wp:positionV relativeFrom="paragraph">
              <wp:posOffset>-76200</wp:posOffset>
            </wp:positionV>
            <wp:extent cx="5971540" cy="3358515"/>
            <wp:effectExtent l="0" t="0" r="0" b="0"/>
            <wp:wrapNone/>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4"/>
                    <a:stretch>
                      <a:fillRect/>
                    </a:stretch>
                  </pic:blipFill>
                  <pic:spPr bwMode="auto">
                    <a:xfrm>
                      <a:off x="0" y="0"/>
                      <a:ext cx="5971540" cy="3358515"/>
                    </a:xfrm>
                    <a:prstGeom prst="rect">
                      <a:avLst/>
                    </a:prstGeom>
                  </pic:spPr>
                </pic:pic>
              </a:graphicData>
            </a:graphic>
          </wp:anchor>
        </w:drawing>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sz w:val="20"/>
          <w:szCs w:val="20"/>
        </w:rPr>
      </w:pPr>
      <w:r>
        <w:rPr>
          <w:rFonts w:ascii="Verdana" w:hAnsi="Verdana"/>
          <w:sz w:val="20"/>
          <w:szCs w:val="20"/>
        </w:rPr>
      </w:r>
    </w:p>
    <w:p>
      <w:pPr>
        <w:pStyle w:val="Normal"/>
        <w:spacing w:lineRule="auto" w:line="360"/>
        <w:jc w:val="both"/>
        <w:rPr>
          <w:rFonts w:ascii="Verdana" w:hAnsi="Verdana" w:eastAsia="Cambria" w:cs="Times New Roman"/>
          <w:b/>
          <w:b/>
          <w:i/>
          <w:i/>
          <w:color w:val="1F497D"/>
          <w:kern w:val="0"/>
          <w:sz w:val="20"/>
          <w:szCs w:val="20"/>
          <w:lang w:val="es-ES_tradnl" w:eastAsia="en-US" w:bidi="ar-SA"/>
        </w:rPr>
      </w:pPr>
      <w:r>
        <w:rPr>
          <w:rFonts w:eastAsia="Cambria" w:cs="Times New Roman" w:ascii="Verdana" w:hAnsi="Verdana"/>
          <w:b/>
          <w:i/>
          <w:color w:val="1F497D"/>
          <w:kern w:val="0"/>
          <w:sz w:val="20"/>
          <w:szCs w:val="20"/>
          <w:lang w:val="es-ES_tradnl" w:eastAsia="en-US" w:bidi="ar-SA"/>
          <w:rPrChange w:id="0" w:author="Unknown Author" w:date="2022-07-04T22:19:42Z"/>
        </w:rPr>
        <w:t>Conclusiones:</w:t>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Fonts w:eastAsia="Cambria" w:cs="Times New Roman" w:ascii="Verdana" w:hAnsi="Verdana"/>
          <w:b w:val="false"/>
          <w:bCs w:val="false"/>
          <w:i w:val="false"/>
          <w:iCs w:val="false"/>
          <w:color w:val="auto"/>
          <w:kern w:val="0"/>
          <w:sz w:val="20"/>
          <w:szCs w:val="20"/>
          <w:lang w:val="es-ES_tradnl" w:eastAsia="en-US" w:bidi="ar-SA"/>
        </w:rPr>
        <w:t xml:space="preserve">La programación orientada a objetos es de utilidad, ya que nos ayuda a visualizar los objetos de manera física y así poder asignarles características, como las desarrolladas en la aplicación. Esto ayuda a mantener el código más estructurado y conciso, y a evitar el llamado código spaguetti </w:t>
      </w:r>
      <w:r>
        <w:rPr>
          <w:rFonts w:eastAsia="Cambria" w:cs="Times New Roman" w:ascii="Verdana" w:hAnsi="Verdana"/>
          <w:b w:val="false"/>
          <w:bCs w:val="false"/>
          <w:i w:val="false"/>
          <w:iCs w:val="false"/>
          <w:color w:val="auto"/>
          <w:kern w:val="0"/>
          <w:sz w:val="20"/>
          <w:szCs w:val="20"/>
          <w:lang w:val="es-ES_tradnl" w:eastAsia="en-US" w:bidi="ar-SA"/>
        </w:rPr>
        <w:t>el cual es mucho más díficll de “debuggear” y refactorizar, ya que al mover una cosa se puede romper otra (Lo digo por experiencia propia). Otro aprendizaje es el utilizar la herramienta adecuada para el trabajo a realizar. Por ejemplo, para desarrollo movil nativo es ideal utilizar ya sea Android Studio o Xcode (si se está trabajando en dispositivo Apple) puesto que no solo tienen sus emuladores integrados, si no que cuentan con muchas opciones para analizar el código. En mi caso Visual Studio Code ha sido de mucha utilidad en cualquier lenguaje, o framework, que me he propuesto aprender, ya que como es mantenido por la comunidad es muy común encontrar plugins que analizen código, o el simple hecho de colorizar los paréntesis y llaves, y así saber en que parte de la función se encuentra uno trabajando.</w:t>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
    </w:p>
    <w:p>
      <w:pPr>
        <w:pStyle w:val="Normal"/>
        <w:spacing w:lineRule="auto" w:line="360"/>
        <w:jc w:val="both"/>
        <w:rPr>
          <w:rFonts w:ascii="Verdana" w:hAnsi="Verdana" w:eastAsia="Cambria" w:cs="Times New Roman"/>
          <w:b w:val="false"/>
          <w:b w:val="false"/>
          <w:bCs w:val="false"/>
          <w:i w:val="false"/>
          <w:i w:val="false"/>
          <w:iCs w:val="false"/>
          <w:color w:val="auto"/>
          <w:kern w:val="0"/>
          <w:sz w:val="20"/>
          <w:szCs w:val="20"/>
          <w:lang w:val="es-ES_tradnl" w:eastAsia="en-US" w:bidi="ar-SA"/>
        </w:rPr>
      </w:pPr>
      <w:r>
        <w:rPr/>
      </w:r>
    </w:p>
    <w:sectPr>
      <w:headerReference w:type="default" r:id="rId25"/>
      <w:type w:val="nextPage"/>
      <w:pgSz w:w="12240" w:h="15840"/>
      <w:pgMar w:left="1418" w:right="1418" w:gutter="0" w:header="1418" w:top="1701" w:footer="0" w:bottom="1701"/>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rbel">
    <w:charset w:val="00"/>
    <w:family w:val="roman"/>
    <w:pitch w:val="variable"/>
  </w:font>
  <w:font w:name="Verdana">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22" wp14:anchorId="4A33FF16">
              <wp:simplePos x="0" y="0"/>
              <wp:positionH relativeFrom="column">
                <wp:posOffset>1490980</wp:posOffset>
              </wp:positionH>
              <wp:positionV relativeFrom="paragraph">
                <wp:posOffset>-706755</wp:posOffset>
              </wp:positionV>
              <wp:extent cx="4855845" cy="622300"/>
              <wp:effectExtent l="635" t="3175" r="4445" b="0"/>
              <wp:wrapNone/>
              <wp:docPr id="17" name="Text Box 2"/>
              <a:graphic xmlns:a="http://schemas.openxmlformats.org/drawingml/2006/main">
                <a:graphicData uri="http://schemas.microsoft.com/office/word/2010/wordprocessingShape">
                  <wps:wsp>
                    <wps:cNvSpPr/>
                    <wps:spPr>
                      <a:xfrm>
                        <a:off x="0" y="0"/>
                        <a:ext cx="4855320" cy="621720"/>
                      </a:xfrm>
                      <a:prstGeom prst="rect">
                        <a:avLst/>
                      </a:prstGeom>
                      <a:solidFill>
                        <a:srgbClr val="ffffff"/>
                      </a:solidFill>
                      <a:ln w="0">
                        <a:noFill/>
                      </a:ln>
                    </wps:spPr>
                    <wps:style>
                      <a:lnRef idx="0"/>
                      <a:fillRef idx="0"/>
                      <a:effectRef idx="0"/>
                      <a:fontRef idx="minor"/>
                    </wps:style>
                    <wps:txbx>
                      <w:txbxContent>
                        <w:p>
                          <w:pPr>
                            <w:pStyle w:val="NoSpacing"/>
                            <w:spacing w:lineRule="auto" w:line="360"/>
                            <w:rPr>
                              <w:rFonts w:cs="Calibri"/>
                              <w:sz w:val="28"/>
                              <w:szCs w:val="28"/>
                              <w:lang w:val="es-ES"/>
                            </w:rPr>
                          </w:pPr>
                          <w:r>
                            <w:rPr>
                              <w:rFonts w:cs="Calibri"/>
                              <w:b/>
                              <w:sz w:val="28"/>
                              <w:szCs w:val="28"/>
                              <w:lang w:val="es-ES"/>
                            </w:rPr>
                            <w:t>Unidad 1:</w:t>
                          </w:r>
                          <w:r>
                            <w:rPr>
                              <w:rFonts w:cs="Calibri"/>
                              <w:sz w:val="28"/>
                              <w:szCs w:val="28"/>
                              <w:lang w:val="es-ES"/>
                            </w:rPr>
                            <w:t xml:space="preserve"> Conceptos básicos de la Programación Orientada a Objetos</w:t>
                          </w:r>
                        </w:p>
                        <w:p>
                          <w:pPr>
                            <w:pStyle w:val="NoSpacing"/>
                            <w:spacing w:lineRule="auto" w:line="360"/>
                            <w:rPr>
                              <w:rFonts w:cs="Calibri"/>
                              <w:color w:val="7F7F7F"/>
                              <w:sz w:val="24"/>
                              <w:szCs w:val="24"/>
                              <w:u w:val="single"/>
                              <w:lang w:val="es-ES"/>
                            </w:rPr>
                          </w:pPr>
                          <w:r>
                            <w:rPr>
                              <w:rFonts w:cs="Calibri"/>
                              <w:color w:val="7F7F7F"/>
                              <w:sz w:val="24"/>
                              <w:szCs w:val="24"/>
                              <w:u w:val="single"/>
                              <w:lang w:val="es-ES"/>
                            </w:rPr>
                            <w:t xml:space="preserve">Teorías de la motivación y la emoción </w:t>
                          </w:r>
                        </w:p>
                        <w:p>
                          <w:pPr>
                            <w:pStyle w:val="NoSpacing"/>
                            <w:spacing w:lineRule="auto" w:line="360"/>
                            <w:rPr>
                              <w:rFonts w:cs="Calibri"/>
                              <w:color w:val="7F7F7F"/>
                              <w:sz w:val="24"/>
                              <w:szCs w:val="24"/>
                              <w:lang w:val="es-ES"/>
                            </w:rPr>
                          </w:pPr>
                          <w:r>
                            <w:rPr>
                              <w:rFonts w:cs="Calibri"/>
                              <w:color w:val="7F7F7F"/>
                              <w:sz w:val="24"/>
                              <w:szCs w:val="24"/>
                              <w:lang w:val="es-ES"/>
                            </w:rPr>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117.4pt;margin-top:-55.65pt;width:382.25pt;height:48.9pt;mso-wrap-style:square;v-text-anchor:top" wp14:anchorId="4A33FF16">
              <v:fill o:detectmouseclick="t" type="solid" color2="black"/>
              <v:stroke color="#3465a4" joinstyle="round" endcap="flat"/>
              <v:textbox>
                <w:txbxContent>
                  <w:p>
                    <w:pPr>
                      <w:pStyle w:val="NoSpacing"/>
                      <w:spacing w:lineRule="auto" w:line="360"/>
                      <w:rPr>
                        <w:rFonts w:cs="Calibri"/>
                        <w:sz w:val="28"/>
                        <w:szCs w:val="28"/>
                        <w:lang w:val="es-ES"/>
                      </w:rPr>
                    </w:pPr>
                    <w:r>
                      <w:rPr>
                        <w:rFonts w:cs="Calibri"/>
                        <w:b/>
                        <w:sz w:val="28"/>
                        <w:szCs w:val="28"/>
                        <w:lang w:val="es-ES"/>
                      </w:rPr>
                      <w:t>Unidad 1:</w:t>
                    </w:r>
                    <w:r>
                      <w:rPr>
                        <w:rFonts w:cs="Calibri"/>
                        <w:sz w:val="28"/>
                        <w:szCs w:val="28"/>
                        <w:lang w:val="es-ES"/>
                      </w:rPr>
                      <w:t xml:space="preserve"> Conceptos básicos de la Programación Orientada a Objetos</w:t>
                    </w:r>
                  </w:p>
                  <w:p>
                    <w:pPr>
                      <w:pStyle w:val="NoSpacing"/>
                      <w:spacing w:lineRule="auto" w:line="360"/>
                      <w:rPr>
                        <w:rFonts w:cs="Calibri"/>
                        <w:color w:val="7F7F7F"/>
                        <w:sz w:val="24"/>
                        <w:szCs w:val="24"/>
                        <w:u w:val="single"/>
                        <w:lang w:val="es-ES"/>
                      </w:rPr>
                    </w:pPr>
                    <w:r>
                      <w:rPr>
                        <w:rFonts w:cs="Calibri"/>
                        <w:color w:val="7F7F7F"/>
                        <w:sz w:val="24"/>
                        <w:szCs w:val="24"/>
                        <w:u w:val="single"/>
                        <w:lang w:val="es-ES"/>
                      </w:rPr>
                      <w:t xml:space="preserve">Teorías de la motivación y la emoción </w:t>
                    </w:r>
                  </w:p>
                  <w:p>
                    <w:pPr>
                      <w:pStyle w:val="NoSpacing"/>
                      <w:spacing w:lineRule="auto" w:line="360"/>
                      <w:rPr>
                        <w:rFonts w:cs="Calibri"/>
                        <w:color w:val="7F7F7F"/>
                        <w:sz w:val="24"/>
                        <w:szCs w:val="24"/>
                        <w:lang w:val="es-ES"/>
                      </w:rPr>
                    </w:pPr>
                    <w:r>
                      <w:rPr>
                        <w:rFonts w:cs="Calibri"/>
                        <w:color w:val="7F7F7F"/>
                        <w:sz w:val="24"/>
                        <w:szCs w:val="24"/>
                        <w:lang w:val="es-ES"/>
                      </w:rPr>
                    </w:r>
                  </w:p>
                </w:txbxContent>
              </v:textbox>
              <w10:wrap type="none"/>
            </v:rect>
          </w:pict>
        </mc:Fallback>
      </mc:AlternateContent>
      <mc:AlternateContent>
        <mc:Choice Requires="wpg">
          <w:drawing>
            <wp:anchor behindDoc="1" distT="0" distB="0" distL="0" distR="0" simplePos="0" locked="0" layoutInCell="0" allowOverlap="1" relativeHeight="34" wp14:anchorId="50B644DA">
              <wp:simplePos x="0" y="0"/>
              <wp:positionH relativeFrom="column">
                <wp:posOffset>-891540</wp:posOffset>
              </wp:positionH>
              <wp:positionV relativeFrom="paragraph">
                <wp:posOffset>-765810</wp:posOffset>
              </wp:positionV>
              <wp:extent cx="7743825" cy="898525"/>
              <wp:effectExtent l="17780" t="10160" r="13970" b="18415"/>
              <wp:wrapNone/>
              <wp:docPr id="19" name="Group 10"/>
              <a:graphic xmlns:a="http://schemas.openxmlformats.org/drawingml/2006/main">
                <a:graphicData uri="http://schemas.microsoft.com/office/word/2010/wordprocessingGroup">
                  <wpg:wgp>
                    <wpg:cNvGrpSpPr/>
                    <wpg:grpSpPr>
                      <a:xfrm>
                        <a:off x="0" y="0"/>
                        <a:ext cx="7743240" cy="897840"/>
                        <a:chOff x="-891720" y="-765720"/>
                        <a:chExt cx="7743240" cy="897840"/>
                      </a:xfrm>
                    </wpg:grpSpPr>
                    <wpg:grpSp>
                      <wpg:cNvGrpSpPr/>
                      <wpg:grpSpPr>
                        <a:xfrm>
                          <a:off x="0" y="0"/>
                          <a:ext cx="7743240" cy="897840"/>
                        </a:xfrm>
                      </wpg:grpSpPr>
                      <wps:wsp>
                        <wps:cNvSpPr/>
                        <wps:spPr>
                          <a:xfrm>
                            <a:off x="0" y="897120"/>
                            <a:ext cx="7743240" cy="720"/>
                          </a:xfrm>
                          <a:custGeom>
                            <a:avLst/>
                            <a:gdLst/>
                            <a:ahLst/>
                            <a:rect l="l" t="t" r="r" b="b"/>
                            <a:pathLst>
                              <a:path w="21600" h="21600">
                                <a:moveTo>
                                  <a:pt x="0" y="0"/>
                                </a:moveTo>
                                <a:lnTo>
                                  <a:pt x="21600" y="21600"/>
                                </a:lnTo>
                              </a:path>
                            </a:pathLst>
                          </a:custGeom>
                          <a:noFill/>
                          <a:ln w="19050">
                            <a:solidFill>
                              <a:srgbClr val="9bbb59"/>
                            </a:solidFill>
                            <a:round/>
                          </a:ln>
                        </wps:spPr>
                        <wps:style>
                          <a:lnRef idx="0"/>
                          <a:fillRef idx="0"/>
                          <a:effectRef idx="0"/>
                          <a:fontRef idx="minor"/>
                        </wps:style>
                        <wps:bodyPr/>
                      </wps:wsp>
                      <wps:wsp>
                        <wps:cNvSpPr/>
                        <wps:spPr>
                          <a:xfrm>
                            <a:off x="1743120" y="0"/>
                            <a:ext cx="720" cy="894240"/>
                          </a:xfrm>
                          <a:custGeom>
                            <a:avLst/>
                            <a:gdLst/>
                            <a:ahLst/>
                            <a:rect l="l" t="t" r="r" b="b"/>
                            <a:pathLst>
                              <a:path w="21600" h="21600">
                                <a:moveTo>
                                  <a:pt x="0" y="0"/>
                                </a:moveTo>
                                <a:lnTo>
                                  <a:pt x="21600" y="21600"/>
                                </a:lnTo>
                              </a:path>
                            </a:pathLst>
                          </a:custGeom>
                          <a:noFill/>
                          <a:ln w="19050">
                            <a:solidFill>
                              <a:srgbClr val="9bbb59"/>
                            </a:solidFill>
                            <a:round/>
                          </a:ln>
                        </wps:spPr>
                        <wps:style>
                          <a:lnRef idx="0"/>
                          <a:fillRef idx="0"/>
                          <a:effectRef idx="0"/>
                          <a:fontRef idx="minor"/>
                        </wps:style>
                        <wps:bodyPr/>
                      </wps:wsp>
                    </wpg:grpSp>
                    <pic:pic xmlns:pic="http://schemas.openxmlformats.org/drawingml/2006/picture">
                      <pic:nvPicPr>
                        <pic:cNvPr id="2" name="Picture 14" descr="LOGO UTEL-2"/>
                        <pic:cNvPicPr/>
                      </pic:nvPicPr>
                      <pic:blipFill>
                        <a:blip r:embed="rId1"/>
                        <a:stretch/>
                      </pic:blipFill>
                      <pic:spPr>
                        <a:xfrm>
                          <a:off x="443160" y="0"/>
                          <a:ext cx="1049760" cy="789840"/>
                        </a:xfrm>
                        <a:prstGeom prst="rect">
                          <a:avLst/>
                        </a:prstGeom>
                        <a:ln w="0">
                          <a:noFill/>
                        </a:ln>
                      </pic:spPr>
                    </pic:pic>
                  </wpg:wgp>
                </a:graphicData>
              </a:graphic>
            </wp:anchor>
          </w:drawing>
        </mc:Choice>
        <mc:Fallback>
          <w:pict>
            <v:group id="shape_0" alt="Group 10" style="position:absolute;margin-left:-70.2pt;margin-top:-60.3pt;width:609.7pt;height:70.7pt" coordorigin="-1404,-1206" coordsize="12194,1414">
              <v:group id="shape_0" style="position:absolute;left:-1404;top:-1206;width:12194;height:1414"/>
              <v:shape id="shape_0" ID="Picture 14" stroked="f" o:allowincell="f" style="position:absolute;left:-706;top:-1206;width:1652;height:1243;mso-wrap-style:none;v-text-anchor:middle" type="_x0000_t75">
                <v:imagedata r:id="rId1" o:detectmouseclick="t"/>
                <v:stroke color="#3465a4" joinstyle="round" endcap="flat"/>
                <w10:wrap type="none"/>
              </v:shape>
            </v:group>
          </w:pict>
        </mc:Fallback>
      </mc:AlternateConten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revisionView w:insDel="0" w:formatting="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f6e69"/>
    <w:pPr>
      <w:widowControl/>
      <w:suppressAutoHyphens w:val="true"/>
      <w:bidi w:val="0"/>
      <w:spacing w:before="0" w:after="0"/>
      <w:jc w:val="left"/>
    </w:pPr>
    <w:rPr>
      <w:rFonts w:ascii="Cambria" w:hAnsi="Cambria" w:eastAsia="Cambria" w:cs="Times New Roman"/>
      <w:color w:val="auto"/>
      <w:kern w:val="0"/>
      <w:sz w:val="24"/>
      <w:szCs w:val="24"/>
      <w:lang w:val="es-ES_tradnl"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link w:val="Textodeglobo"/>
    <w:uiPriority w:val="99"/>
    <w:semiHidden/>
    <w:qFormat/>
    <w:rsid w:val="00571819"/>
    <w:rPr>
      <w:rFonts w:ascii="Tahoma" w:hAnsi="Tahoma" w:cs="Tahoma"/>
      <w:sz w:val="16"/>
      <w:szCs w:val="16"/>
    </w:rPr>
  </w:style>
  <w:style w:type="character" w:styleId="EncabezadoCar" w:customStyle="1">
    <w:name w:val="Encabezado Car"/>
    <w:basedOn w:val="DefaultParagraphFont"/>
    <w:link w:val="Encabezado"/>
    <w:uiPriority w:val="99"/>
    <w:qFormat/>
    <w:rsid w:val="005726e6"/>
    <w:rPr/>
  </w:style>
  <w:style w:type="character" w:styleId="PiedepginaCar" w:customStyle="1">
    <w:name w:val="Pie de página Car"/>
    <w:basedOn w:val="DefaultParagraphFont"/>
    <w:link w:val="Piedepgina"/>
    <w:uiPriority w:val="99"/>
    <w:qFormat/>
    <w:rsid w:val="005726e6"/>
    <w:rPr/>
  </w:style>
  <w:style w:type="character" w:styleId="Strong">
    <w:name w:val="Strong"/>
    <w:uiPriority w:val="22"/>
    <w:qFormat/>
    <w:rsid w:val="00275cdd"/>
    <w:rPr>
      <w:b/>
      <w:bCs/>
    </w:rPr>
  </w:style>
  <w:style w:type="character" w:styleId="Emphasis">
    <w:name w:val="Emphasis"/>
    <w:uiPriority w:val="20"/>
    <w:qFormat/>
    <w:rsid w:val="00275cdd"/>
    <w:rPr>
      <w:i/>
      <w:iCs/>
    </w:rPr>
  </w:style>
  <w:style w:type="character" w:styleId="InternetLink">
    <w:name w:val="Hyperlink"/>
    <w:uiPriority w:val="99"/>
    <w:unhideWhenUsed/>
    <w:rsid w:val="00984780"/>
    <w:rPr>
      <w:color w:val="0000FF"/>
      <w:u w:val="single"/>
    </w:rPr>
  </w:style>
  <w:style w:type="character" w:styleId="VisitedInternetLink">
    <w:name w:val="FollowedHyperlink"/>
    <w:uiPriority w:val="99"/>
    <w:semiHidden/>
    <w:unhideWhenUsed/>
    <w:rsid w:val="00984780"/>
    <w:rPr>
      <w:color w:val="800080"/>
      <w:u w:val="single"/>
    </w:rPr>
  </w:style>
  <w:style w:type="character" w:styleId="Annotationreference">
    <w:name w:val="annotation reference"/>
    <w:basedOn w:val="DefaultParagraphFont"/>
    <w:uiPriority w:val="99"/>
    <w:semiHidden/>
    <w:unhideWhenUsed/>
    <w:qFormat/>
    <w:rsid w:val="004f1366"/>
    <w:rPr>
      <w:sz w:val="16"/>
      <w:szCs w:val="16"/>
    </w:rPr>
  </w:style>
  <w:style w:type="character" w:styleId="TextocomentarioCar" w:customStyle="1">
    <w:name w:val="Texto comentario Car"/>
    <w:basedOn w:val="DefaultParagraphFont"/>
    <w:link w:val="Textocomentario"/>
    <w:uiPriority w:val="99"/>
    <w:semiHidden/>
    <w:qFormat/>
    <w:rsid w:val="004f1366"/>
    <w:rPr>
      <w:rFonts w:ascii="Cambria" w:hAnsi="Cambria" w:eastAsia="Cambria"/>
      <w:lang w:val="es-ES_tradnl" w:eastAsia="en-US"/>
    </w:rPr>
  </w:style>
  <w:style w:type="character" w:styleId="AsuntodelcomentarioCar" w:customStyle="1">
    <w:name w:val="Asunto del comentario Car"/>
    <w:basedOn w:val="TextocomentarioCar"/>
    <w:link w:val="Asuntodelcomentario"/>
    <w:uiPriority w:val="99"/>
    <w:semiHidden/>
    <w:qFormat/>
    <w:rsid w:val="004f1366"/>
    <w:rPr>
      <w:rFonts w:ascii="Cambria" w:hAnsi="Cambria" w:eastAsia="Cambria"/>
      <w:b/>
      <w:bCs/>
      <w:lang w:val="es-ES_tradnl" w:eastAsia="en-US"/>
    </w:rPr>
  </w:style>
  <w:style w:type="character" w:styleId="Bullets" w:customStyle="1">
    <w:name w:val="Bullets"/>
    <w:qFormat/>
    <w:rPr>
      <w:rFonts w:ascii="OpenSymbol" w:hAnsi="OpenSymbol" w:eastAsia="OpenSymbol" w:cs="OpenSymbol"/>
    </w:rPr>
  </w:style>
  <w:style w:type="character" w:styleId="LineNumbering">
    <w:name w:val="Line Numbering"/>
    <w:rPr/>
  </w:style>
  <w:style w:type="paragraph" w:styleId="Heading" w:customStyle="1">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Noto Sans"/>
    </w:rPr>
  </w:style>
  <w:style w:type="paragraph" w:styleId="Caption1">
    <w:name w:val="caption"/>
    <w:basedOn w:val="Normal"/>
    <w:qFormat/>
    <w:pPr>
      <w:suppressLineNumbers/>
      <w:spacing w:before="120" w:after="120"/>
    </w:pPr>
    <w:rPr>
      <w:rFonts w:cs="Noto Sans"/>
      <w:i/>
      <w:iCs/>
    </w:rPr>
  </w:style>
  <w:style w:type="paragraph" w:styleId="BalloonText">
    <w:name w:val="Balloon Text"/>
    <w:basedOn w:val="Normal"/>
    <w:link w:val="TextodegloboCar"/>
    <w:uiPriority w:val="99"/>
    <w:semiHidden/>
    <w:unhideWhenUsed/>
    <w:qFormat/>
    <w:rsid w:val="00571819"/>
    <w:pPr/>
    <w:rPr>
      <w:rFonts w:ascii="Tahoma" w:hAnsi="Tahoma" w:cs="Tahoma"/>
      <w:sz w:val="16"/>
      <w:szCs w:val="16"/>
    </w:rPr>
  </w:style>
  <w:style w:type="paragraph" w:styleId="NoSpacing">
    <w:name w:val="No Spacing"/>
    <w:uiPriority w:val="1"/>
    <w:qFormat/>
    <w:rsid w:val="008d4a53"/>
    <w:pPr>
      <w:widowControl/>
      <w:suppressAutoHyphens w:val="true"/>
      <w:bidi w:val="0"/>
      <w:spacing w:before="0" w:after="0"/>
      <w:jc w:val="left"/>
    </w:pPr>
    <w:rPr>
      <w:rFonts w:ascii="Calibri" w:hAnsi="Calibri" w:eastAsia="Calibri" w:cs="Times New Roman"/>
      <w:color w:val="auto"/>
      <w:kern w:val="0"/>
      <w:sz w:val="22"/>
      <w:szCs w:val="22"/>
      <w:lang w:val="es-MX" w:eastAsia="en-US" w:bidi="ar-SA"/>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5726e6"/>
    <w:pPr>
      <w:tabs>
        <w:tab w:val="clear" w:pos="708"/>
        <w:tab w:val="center" w:pos="4419" w:leader="none"/>
        <w:tab w:val="right" w:pos="8838" w:leader="none"/>
      </w:tabs>
    </w:pPr>
    <w:rPr/>
  </w:style>
  <w:style w:type="paragraph" w:styleId="Footer">
    <w:name w:val="Footer"/>
    <w:basedOn w:val="Normal"/>
    <w:link w:val="PiedepginaCar"/>
    <w:uiPriority w:val="99"/>
    <w:unhideWhenUsed/>
    <w:rsid w:val="005726e6"/>
    <w:pPr>
      <w:tabs>
        <w:tab w:val="clear" w:pos="708"/>
        <w:tab w:val="center" w:pos="4419" w:leader="none"/>
        <w:tab w:val="right" w:pos="8838" w:leader="none"/>
      </w:tabs>
    </w:pPr>
    <w:rPr/>
  </w:style>
  <w:style w:type="paragraph" w:styleId="ListParagraph">
    <w:name w:val="List Paragraph"/>
    <w:basedOn w:val="Normal"/>
    <w:uiPriority w:val="34"/>
    <w:qFormat/>
    <w:rsid w:val="008f6e69"/>
    <w:pPr>
      <w:spacing w:before="0" w:after="0"/>
      <w:ind w:left="720" w:hanging="0"/>
      <w:contextualSpacing/>
    </w:pPr>
    <w:rPr/>
  </w:style>
  <w:style w:type="paragraph" w:styleId="NormalWeb">
    <w:name w:val="Normal (Web)"/>
    <w:basedOn w:val="Normal"/>
    <w:uiPriority w:val="99"/>
    <w:unhideWhenUsed/>
    <w:qFormat/>
    <w:rsid w:val="00275cdd"/>
    <w:pPr>
      <w:spacing w:beforeAutospacing="1" w:afterAutospacing="1"/>
    </w:pPr>
    <w:rPr>
      <w:rFonts w:ascii="Times New Roman" w:hAnsi="Times New Roman" w:eastAsia="Times New Roman"/>
      <w:lang w:val="es-MX" w:eastAsia="es-MX"/>
    </w:rPr>
  </w:style>
  <w:style w:type="paragraph" w:styleId="Annotationtext">
    <w:name w:val="annotation text"/>
    <w:basedOn w:val="Normal"/>
    <w:link w:val="TextocomentarioCar"/>
    <w:uiPriority w:val="99"/>
    <w:semiHidden/>
    <w:unhideWhenUsed/>
    <w:qFormat/>
    <w:rsid w:val="004f1366"/>
    <w:pPr/>
    <w:rPr>
      <w:sz w:val="20"/>
      <w:szCs w:val="20"/>
    </w:rPr>
  </w:style>
  <w:style w:type="paragraph" w:styleId="Annotationsubject">
    <w:name w:val="annotation subject"/>
    <w:basedOn w:val="Annotationtext"/>
    <w:next w:val="Annotationtext"/>
    <w:link w:val="AsuntodelcomentarioCar"/>
    <w:uiPriority w:val="99"/>
    <w:semiHidden/>
    <w:unhideWhenUsed/>
    <w:qFormat/>
    <w:rsid w:val="004f1366"/>
    <w:pPr/>
    <w:rPr>
      <w:b/>
      <w:bCs/>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921f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aclara-nfasis3">
    <w:name w:val="Light List Accent 3"/>
    <w:basedOn w:val="Tablanormal"/>
    <w:uiPriority w:val="61"/>
    <w:rsid w:val="00921ff3"/>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Cuadrculaclara-nfasis3">
    <w:name w:val="Light Grid Accent 3"/>
    <w:basedOn w:val="Tablanormal"/>
    <w:uiPriority w:val="62"/>
    <w:rsid w:val="00921ff3"/>
    <w:tblPr>
      <w:tblStyleRowBandSize w:val="1"/>
      <w:tblStyleColBandSize w:val="1"/>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single" w:color="9BBB59" w:sz="18" w:space="0"/>
          <w:right w:val="single" w:color="9BBB59" w:sz="8" w:space="0"/>
          <w:insideH w:val="nil"/>
          <w:insideV w:val="single" w:color="9BBB59" w:sz="8" w:space="0"/>
        </w:tcBorders>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single" w:color="9BBB59" w:sz="8" w:space="0"/>
        </w:tcBorders>
      </w:tcPr>
    </w:tblStylePr>
    <w:tblStylePr w:type="firstCol">
      <w:rPr>
        <w:b/>
        <w:bCs/>
      </w:rPr>
      <w:tblPr/>
    </w:tblStylePr>
    <w:tblStylePr w:type="lastCol">
      <w:rPr>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color="9BBB59"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color="9BBB59" w:sz="8" w:space="0"/>
        </w:tcBorders>
      </w:tcPr>
    </w:tblStylePr>
  </w:style>
  <w:style w:type="table" w:styleId="Sombreadomedio1-nfasis3">
    <w:name w:val="Medium Shading 1 Accent 3"/>
    <w:basedOn w:val="Tablanormal"/>
    <w:uiPriority w:val="63"/>
    <w:rsid w:val="00984aa1"/>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decuadrcula1clara-nfasis61">
    <w:name w:val="Tabla de cuadrícula 1 clara - Énfasis 61"/>
    <w:basedOn w:val="Tablanormal"/>
    <w:uiPriority w:val="46"/>
    <w:rsid w:val="00047377"/>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70AD47" w:themeColor="accent6" w:sz="12" w:space="0"/>
        </w:tcBorders>
      </w:tcPr>
    </w:tblStylePr>
    <w:tblStylePr w:type="lastRow">
      <w:rPr>
        <w:b/>
        <w:bCs/>
      </w:rPr>
      <w:tblPr/>
      <w:tcPr>
        <w:tcBorders>
          <w:top w:val="double" w:color="70AD47" w:themeColor="accent6"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youtu.be/DZiBiIlPfsQ" TargetMode="External"/><Relationship Id="rId5" Type="http://schemas.openxmlformats.org/officeDocument/2006/relationships/hyperlink" Target="https://www.oracle.com/java/technologies/javase-downloads.html" TargetMode="External"/><Relationship Id="rId6" Type="http://schemas.openxmlformats.org/officeDocument/2006/relationships/hyperlink" Target="https://aws.amazon.com/es/corretto/" TargetMode="External"/><Relationship Id="rId7" Type="http://schemas.openxmlformats.org/officeDocument/2006/relationships/hyperlink" Target="https://adoptopenjdk.net/releases.html?variant=openjdk15&amp;jvmVariant=hotspot" TargetMode="External"/><Relationship Id="rId8" Type="http://schemas.openxmlformats.org/officeDocument/2006/relationships/hyperlink" Target="https://www.eclipse.org/downloads/" TargetMode="External"/><Relationship Id="rId9" Type="http://schemas.openxmlformats.org/officeDocument/2006/relationships/hyperlink" Target="http://netbeans.apache.org/download/index.html" TargetMode="External"/><Relationship Id="rId10" Type="http://schemas.openxmlformats.org/officeDocument/2006/relationships/hyperlink" Target="https://www.jetbrains.com/es-es/idea/download" TargetMode="External"/><Relationship Id="rId11" Type="http://schemas.openxmlformats.org/officeDocument/2006/relationships/hyperlink" Target="https://bluej.or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eader" Target="head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21A841-F890-4921-869A-11EC85C6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Application>LibreOffice/7.2.1.2$Windows_X86_64 LibreOffice_project/87b77fad49947c1441b67c559c339af8f3517e22</Application>
  <AppVersion>15.0000</AppVersion>
  <Pages>12</Pages>
  <Words>1406</Words>
  <Characters>7369</Characters>
  <CharactersWithSpaces>8682</CharactersWithSpaces>
  <Paragraphs>107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UTEL</dc:creator>
  <dc:description/>
  <dc:language>en-US</dc:language>
  <cp:lastModifiedBy/>
  <dcterms:modified xsi:type="dcterms:W3CDTF">2022-07-07T21:49:00Z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