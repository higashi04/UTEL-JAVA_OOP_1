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jpeg" ContentType="image/jpe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rPr/>
      </w:pPr>
      <w:r>
        <w:rPr/>
        <mc:AlternateContent>
          <mc:Choice Requires="wpg">
            <w:drawing>
              <wp:anchor behindDoc="0" distT="0" distB="0" distL="0" distR="0" simplePos="0" locked="0" layoutInCell="0" allowOverlap="1" relativeHeight="40">
                <wp:simplePos x="0" y="0"/>
                <wp:positionH relativeFrom="column">
                  <wp:posOffset>-899795</wp:posOffset>
                </wp:positionH>
                <wp:positionV relativeFrom="paragraph">
                  <wp:posOffset>-1127125</wp:posOffset>
                </wp:positionV>
                <wp:extent cx="7774940" cy="10175240"/>
                <wp:effectExtent l="0" t="0" r="0" b="0"/>
                <wp:wrapNone/>
                <wp:docPr id="1" name="Group 3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4200" cy="10174680"/>
                          <a:chOff x="-899640" y="-1127160"/>
                          <a:chExt cx="7774200" cy="10174680"/>
                        </a:xfrm>
                      </wpg:grpSpPr>
                      <pic:pic xmlns:pic="http://schemas.openxmlformats.org/drawingml/2006/picture">
                        <pic:nvPicPr>
                          <pic:cNvPr id="0" name="Picture 39" descr="portada-01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7774200" cy="10174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086280" y="259560"/>
                            <a:ext cx="4236120" cy="1545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" name="Picture 41" descr="LOGO UTEL-01-3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4124160" y="47160"/>
                            <a:ext cx="2322360" cy="1758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38" style="position:absolute;margin-left:-70.85pt;margin-top:-88.75pt;width:612.15pt;height:801.15pt" coordorigin="-1417,-1775" coordsize="12243,160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39" stroked="f" o:allowincell="f" style="position:absolute;left:-1417;top:-1775;width:12242;height:16022;mso-wrap-style:none;v-text-anchor:middle" type="_x0000_t75">
                  <v:imagedata r:id="rId2" o:detectmouseclick="t"/>
                  <v:stroke color="#3465a4" joinstyle="round" endcap="flat"/>
                  <w10:wrap type="none"/>
                </v:shape>
                <v:rect id="shape_0" path="m0,0l-2147483645,0l-2147483645,-2147483646l0,-2147483646xe" fillcolor="white" stroked="f" o:allowincell="f" style="position:absolute;left:3444;top:-1366;width:6670;height:2433;mso-wrap-style:none;v-text-anchor:middle">
                  <v:fill o:detectmouseclick="t" type="solid" color2="black"/>
                  <v:stroke color="#3465a4" joinstyle="round" endcap="flat"/>
                  <w10:wrap type="none"/>
                </v:rect>
                <v:shape id="shape_0" ID="Picture 41" stroked="f" o:allowincell="f" style="position:absolute;left:5078;top:-1701;width:3656;height:2768;mso-wrap-style:none;v-text-anchor:middle" type="_x0000_t75">
                  <v:imagedata r:id="rId3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ab/>
        <w:tab/>
        <w:tab/>
        <w:tab/>
        <w:tab/>
      </w:r>
    </w:p>
    <w:p>
      <w:pPr>
        <w:pStyle w:val="NoSpacing"/>
        <w:rPr>
          <w:rFonts w:ascii="Corbel" w:hAnsi="Corbel"/>
          <w:sz w:val="28"/>
          <w:szCs w:val="28"/>
        </w:rPr>
      </w:pPr>
      <w:r>
        <w:rPr>
          <w:rFonts w:ascii="Corbel" w:hAnsi="Corbel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posOffset>3027680</wp:posOffset>
                </wp:positionH>
                <wp:positionV relativeFrom="paragraph">
                  <wp:posOffset>137795</wp:posOffset>
                </wp:positionV>
                <wp:extent cx="3028950" cy="5243195"/>
                <wp:effectExtent l="0" t="0" r="2540" b="0"/>
                <wp:wrapNone/>
                <wp:docPr id="2" name="Cuadro de texto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320" cy="5242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rFonts w:eastAsia="Verdana" w:cs="Verdana"/>
                                <w:b/>
                                <w:color w:val="7AB800"/>
                              </w:rPr>
                              <w:t>Nombre de la materia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rFonts w:eastAsia="Verdana" w:cs="Verdana"/>
                                <w:color w:val="7F7F7F"/>
                              </w:rPr>
                              <w:t>Programación Orientada a Objetos</w:t>
                            </w:r>
                          </w:p>
                          <w:p>
                            <w:pPr>
                              <w:pStyle w:val="FrameContents"/>
                              <w:ind w:left="3827" w:firstLine="708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rFonts w:eastAsia="Verdana" w:cs="Verdana"/>
                                <w:b/>
                                <w:color w:val="7AB800"/>
                              </w:rPr>
                              <w:t>Nombre de la Licenciatura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rFonts w:eastAsia="Verdana" w:cs="Verdana"/>
                                <w:color w:val="7F7F7F"/>
                              </w:rPr>
                              <w:t>Ingeniería en Sistemas Computacionales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rFonts w:eastAsia="Verdana" w:cs="Verdana"/>
                                <w:b/>
                                <w:color w:val="7AB800"/>
                              </w:rPr>
                              <w:t>Nombre del alumno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ins w:id="0" w:author="Unknown Author" w:date="2022-07-04T22:21:11Z">
                              <w:r>
                                <w:rPr>
                                  <w:rFonts w:eastAsia="Verdana" w:cs="Verdana"/>
                                  <w:color w:val="7F7F7F"/>
                                </w:rPr>
                                <w:t>Luis César Higashi Salinas</w:t>
                              </w:r>
                            </w:ins>
                            <w:del w:id="1" w:author="Unknown Author" w:date="2022-07-04T22:21:11Z">
                              <w:r>
                                <w:rPr>
                                  <w:rFonts w:eastAsia="Verdana" w:cs="Verdana"/>
                                  <w:color w:val="7F7F7F"/>
                                </w:rPr>
                                <w:delText>XXXX</w:delText>
                              </w:r>
                            </w:del>
                          </w:p>
                          <w:p>
                            <w:pPr>
                              <w:pStyle w:val="FrameContents"/>
                              <w:ind w:left="3827" w:firstLine="708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rFonts w:eastAsia="Verdana" w:cs="Verdana"/>
                                <w:b/>
                                <w:color w:val="7AB800"/>
                              </w:rPr>
                              <w:t>Matrícula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ins w:id="2" w:author="Unknown Author" w:date="2022-07-04T22:21:22Z">
                              <w:r>
                                <w:rPr/>
                                <w:t>010356191</w:t>
                              </w:r>
                            </w:ins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eastAsia="Verdana" w:cs="Verdana"/>
                                <w:b/>
                                <w:b/>
                                <w:color w:val="7AB800"/>
                              </w:rPr>
                            </w:pPr>
                            <w:r>
                              <w:rPr>
                                <w:rFonts w:eastAsia="Verdana" w:cs="Verdana"/>
                                <w:b/>
                                <w:color w:val="7AB800"/>
                              </w:rPr>
                              <w:t>Nombre de la Tarea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ins w:id="4" w:author="Unknown Author" w:date="2022-07-04T22:21:34Z">
                              <w:r>
                                <w:rPr/>
                                <w:t>Actividades Semana 1</w:t>
                              </w:r>
                            </w:ins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rFonts w:eastAsia="Verdana" w:cs="Verdana"/>
                                <w:b/>
                                <w:color w:val="7AB800"/>
                              </w:rPr>
                              <w:t xml:space="preserve">Unidad # 2 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eastAsia="Verdana" w:cs="Verdana"/>
                                <w:b/>
                                <w:b/>
                                <w:color w:val="7AB800"/>
                              </w:rPr>
                            </w:pPr>
                            <w:r>
                              <w:rPr>
                                <w:rFonts w:cs="Calibri"/>
                                <w:sz w:val="28"/>
                                <w:szCs w:val="28"/>
                                <w:lang w:val="es-ES"/>
                              </w:rPr>
                              <w:t>Conceptos básicos de la Programación Orientada a Objetos</w:t>
                            </w:r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rFonts w:eastAsia="Verdana" w:cs="Verdana"/>
                                <w:b/>
                                <w:color w:val="7AB800"/>
                              </w:rPr>
                              <w:t>Nombre del Profesor</w:t>
                            </w:r>
                          </w:p>
                          <w:p>
                            <w:pPr>
                              <w:pStyle w:val="FrameContents"/>
                              <w:ind w:hanging="0"/>
                              <w:rPr/>
                            </w:pPr>
                            <w:ins w:id="5" w:author="Unknown Author" w:date="2022-07-04T22:22:37Z">
                              <w:r>
                                <w:rPr/>
                                <w:t>José Angel Hernandez Mendoza</w:t>
                              </w:r>
                            </w:ins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rFonts w:eastAsia="Verdana" w:cs="Verdana"/>
                                <w:b/>
                                <w:color w:val="7AB800"/>
                              </w:rPr>
                              <w:t>Fecha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eastAsia="Verdana" w:cs="Verdana"/>
                                <w:color w:val="7F7F7F"/>
                              </w:rPr>
                            </w:pPr>
                            <w:ins w:id="6" w:author="Unknown Author" w:date="2022-07-04T22:22:53Z">
                              <w:r>
                                <w:rPr>
                                  <w:rFonts w:eastAsia="Verdana" w:cs="Verdana"/>
                                  <w:color w:val="7F7F7F"/>
                                </w:rPr>
                                <w:t>04 de Julio 2022</w:t>
                              </w:r>
                            </w:ins>
                          </w:p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10" path="m0,0l-2147483645,0l-2147483645,-2147483646l0,-2147483646xe" fillcolor="white" stroked="f" o:allowincell="f" style="position:absolute;margin-left:238.4pt;margin-top:10.85pt;width:238.4pt;height:412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>
                          <w:rFonts w:eastAsia="Verdana" w:cs="Verdana"/>
                          <w:b/>
                          <w:color w:val="7AB800"/>
                        </w:rPr>
                        <w:t>Nombre de la materia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>
                          <w:rFonts w:eastAsia="Verdana" w:cs="Verdana"/>
                          <w:color w:val="7F7F7F"/>
                        </w:rPr>
                        <w:t>Programación Orientada a Objetos</w:t>
                      </w:r>
                    </w:p>
                    <w:p>
                      <w:pPr>
                        <w:pStyle w:val="FrameContents"/>
                        <w:ind w:left="3827" w:firstLine="708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>
                          <w:rFonts w:eastAsia="Verdana" w:cs="Verdana"/>
                          <w:b/>
                          <w:color w:val="7AB800"/>
                        </w:rPr>
                        <w:t>Nombre de la Licenciatura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>
                          <w:rFonts w:eastAsia="Verdana" w:cs="Verdana"/>
                          <w:color w:val="7F7F7F"/>
                        </w:rPr>
                        <w:t>Ingeniería en Sistemas Computacionales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>
                          <w:rFonts w:eastAsia="Verdana" w:cs="Verdana"/>
                          <w:b/>
                          <w:color w:val="7AB800"/>
                        </w:rPr>
                        <w:t>Nombre del alumno</w:t>
                      </w:r>
                    </w:p>
                    <w:p>
                      <w:pPr>
                        <w:pStyle w:val="FrameContents"/>
                        <w:rPr/>
                      </w:pPr>
                      <w:ins w:id="7" w:author="Unknown Author" w:date="2022-07-04T22:21:11Z">
                        <w:r>
                          <w:rPr>
                            <w:rFonts w:eastAsia="Verdana" w:cs="Verdana"/>
                            <w:color w:val="7F7F7F"/>
                          </w:rPr>
                          <w:t>Luis César Higashi Salinas</w:t>
                        </w:r>
                      </w:ins>
                      <w:del w:id="8" w:author="Unknown Author" w:date="2022-07-04T22:21:11Z">
                        <w:r>
                          <w:rPr>
                            <w:rFonts w:eastAsia="Verdana" w:cs="Verdana"/>
                            <w:color w:val="7F7F7F"/>
                          </w:rPr>
                          <w:delText>XXXX</w:delText>
                        </w:r>
                      </w:del>
                    </w:p>
                    <w:p>
                      <w:pPr>
                        <w:pStyle w:val="FrameContents"/>
                        <w:ind w:left="3827" w:firstLine="708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>
                          <w:rFonts w:eastAsia="Verdana" w:cs="Verdana"/>
                          <w:b/>
                          <w:color w:val="7AB800"/>
                        </w:rPr>
                        <w:t>Matrícula</w:t>
                      </w:r>
                    </w:p>
                    <w:p>
                      <w:pPr>
                        <w:pStyle w:val="FrameContents"/>
                        <w:rPr/>
                      </w:pPr>
                      <w:ins w:id="9" w:author="Unknown Author" w:date="2022-07-04T22:21:22Z">
                        <w:r>
                          <w:rPr/>
                          <w:t>010356191</w:t>
                        </w:r>
                      </w:ins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rPr>
                          <w:rFonts w:eastAsia="Verdana" w:cs="Verdana"/>
                          <w:b/>
                          <w:b/>
                          <w:color w:val="7AB800"/>
                        </w:rPr>
                      </w:pPr>
                      <w:r>
                        <w:rPr>
                          <w:rFonts w:eastAsia="Verdana" w:cs="Verdana"/>
                          <w:b/>
                          <w:color w:val="7AB800"/>
                        </w:rPr>
                        <w:t>Nombre de la Tarea</w:t>
                      </w:r>
                    </w:p>
                    <w:p>
                      <w:pPr>
                        <w:pStyle w:val="FrameContents"/>
                        <w:rPr/>
                      </w:pPr>
                      <w:ins w:id="11" w:author="Unknown Author" w:date="2022-07-04T22:21:34Z">
                        <w:r>
                          <w:rPr/>
                          <w:t>Actividades Semana 1</w:t>
                        </w:r>
                      </w:ins>
                    </w:p>
                    <w:p>
                      <w:pPr>
                        <w:pStyle w:val="FrameContents"/>
                        <w:rPr/>
                      </w:pPr>
                      <w:r>
                        <w:rPr>
                          <w:rFonts w:eastAsia="Verdana" w:cs="Verdana"/>
                          <w:b/>
                          <w:color w:val="7AB800"/>
                        </w:rPr>
                        <w:t xml:space="preserve">Unidad # 2 </w:t>
                      </w:r>
                    </w:p>
                    <w:p>
                      <w:pPr>
                        <w:pStyle w:val="FrameContents"/>
                        <w:rPr>
                          <w:rFonts w:eastAsia="Verdana" w:cs="Verdana"/>
                          <w:b/>
                          <w:b/>
                          <w:color w:val="7AB800"/>
                        </w:rPr>
                      </w:pPr>
                      <w:r>
                        <w:rPr>
                          <w:rFonts w:cs="Calibri"/>
                          <w:sz w:val="28"/>
                          <w:szCs w:val="28"/>
                          <w:lang w:val="es-ES"/>
                        </w:rPr>
                        <w:t>Conceptos básicos de la Programación Orientada a Objetos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>
                          <w:rFonts w:eastAsia="Verdana" w:cs="Verdana"/>
                          <w:b/>
                          <w:color w:val="7AB800"/>
                        </w:rPr>
                        <w:t>Nombre del Profesor</w:t>
                      </w:r>
                    </w:p>
                    <w:p>
                      <w:pPr>
                        <w:pStyle w:val="FrameContents"/>
                        <w:ind w:hanging="0"/>
                        <w:rPr/>
                      </w:pPr>
                      <w:ins w:id="12" w:author="Unknown Author" w:date="2022-07-04T22:22:37Z">
                        <w:r>
                          <w:rPr/>
                          <w:t>José Angel Hernandez Mendoza</w:t>
                        </w:r>
                      </w:ins>
                    </w:p>
                    <w:p>
                      <w:pPr>
                        <w:pStyle w:val="FrameContents"/>
                        <w:rPr/>
                      </w:pPr>
                      <w:r>
                        <w:rPr>
                          <w:rFonts w:eastAsia="Verdana" w:cs="Verdana"/>
                          <w:b/>
                          <w:color w:val="7AB800"/>
                        </w:rPr>
                        <w:t>Fecha</w:t>
                      </w:r>
                    </w:p>
                    <w:p>
                      <w:pPr>
                        <w:pStyle w:val="FrameContents"/>
                        <w:rPr>
                          <w:rFonts w:eastAsia="Verdana" w:cs="Verdana"/>
                          <w:color w:val="7F7F7F"/>
                        </w:rPr>
                      </w:pPr>
                      <w:ins w:id="13" w:author="Unknown Author" w:date="2022-07-04T22:22:53Z">
                        <w:r>
                          <w:rPr>
                            <w:rFonts w:eastAsia="Verdana" w:cs="Verdana"/>
                            <w:color w:val="7F7F7F"/>
                          </w:rPr>
                          <w:t>04 de Julio 2022</w:t>
                        </w:r>
                      </w:ins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Spacing"/>
        <w:ind w:left="3827" w:firstLine="708"/>
        <w:rPr>
          <w:rFonts w:cs="Calibri"/>
          <w:color w:val="7F7F7F"/>
          <w:sz w:val="28"/>
          <w:szCs w:val="28"/>
        </w:rPr>
      </w:pPr>
      <w:r>
        <w:rPr>
          <w:rFonts w:cs="Calibri"/>
          <w:color w:val="7F7F7F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Verdana" w:hAnsi="Verdana" w:cs="Arial"/>
          <w:b/>
          <w:b/>
          <w:bCs/>
          <w:color w:val="D52B1E"/>
          <w:sz w:val="30"/>
          <w:szCs w:val="30"/>
        </w:rPr>
      </w:pPr>
      <w:r>
        <w:rPr>
          <w:rFonts w:cs="Arial" w:ascii="Verdana" w:hAnsi="Verdana"/>
          <w:b/>
          <w:bCs/>
          <w:color w:val="D52B1E"/>
          <w:sz w:val="30"/>
          <w:szCs w:val="30"/>
        </w:rPr>
        <w:t>ACTIVIDAD 1</w:t>
      </w:r>
    </w:p>
    <w:p>
      <w:pPr>
        <w:pStyle w:val="NormalWeb"/>
        <w:spacing w:before="280" w:after="280"/>
        <w:jc w:val="center"/>
        <w:rPr>
          <w:rFonts w:ascii="Verdana" w:hAnsi="Verdana" w:cs="Arial"/>
          <w:b/>
          <w:b/>
          <w:bCs/>
          <w:color w:val="D52B1E"/>
          <w:sz w:val="30"/>
          <w:szCs w:val="30"/>
        </w:rPr>
      </w:pPr>
      <w:r>
        <w:rPr>
          <w:rFonts w:cs="Arial" w:ascii="Verdana" w:hAnsi="Verdana"/>
          <w:b/>
          <w:bCs/>
          <w:color w:val="D52B1E"/>
          <w:sz w:val="30"/>
          <w:szCs w:val="30"/>
        </w:rPr>
      </w:r>
    </w:p>
    <w:p>
      <w:pPr>
        <w:pStyle w:val="Normal"/>
        <w:spacing w:lineRule="auto" w:line="360" w:beforeAutospacing="0" w:before="120" w:afterAutospacing="0" w:after="0"/>
        <w:jc w:val="both"/>
        <w:rPr>
          <w:rFonts w:ascii="Verdana" w:hAnsi="Verdana"/>
          <w:sz w:val="20"/>
          <w:szCs w:val="20"/>
          <w:lang w:val="es-MX"/>
        </w:rPr>
      </w:pPr>
      <w:r>
        <w:rPr>
          <w:rFonts w:ascii="Verdana" w:hAnsi="Verdana"/>
          <w:sz w:val="20"/>
          <w:szCs w:val="20"/>
          <w:lang w:val="es-MX"/>
        </w:rPr>
        <w:t>“</w:t>
      </w:r>
      <w:r>
        <w:rPr>
          <w:rFonts w:ascii="Verdana" w:hAnsi="Verdana"/>
          <w:sz w:val="20"/>
          <w:szCs w:val="20"/>
          <w:lang w:val="es-MX"/>
        </w:rPr>
        <w:t>Uno no solo tiene la capacidad de percibir el mundo, sino también la capacidad de alterar la percepción que tiene de él; más simplemente, uno puede cambiar las cosas por la forma en que las mira”. -Tom Robbins</w:t>
      </w:r>
    </w:p>
    <w:p>
      <w:pPr>
        <w:pStyle w:val="Normal"/>
        <w:spacing w:lineRule="auto" w:line="360" w:before="120" w:after="0"/>
        <w:jc w:val="both"/>
        <w:rPr>
          <w:rFonts w:ascii="Verdana" w:hAnsi="Verdana"/>
          <w:b/>
          <w:b/>
          <w:i/>
          <w:i/>
          <w:color w:val="365F91"/>
          <w:sz w:val="20"/>
          <w:szCs w:val="20"/>
          <w:lang w:val="es-MX"/>
        </w:rPr>
      </w:pPr>
      <w:r>
        <w:rPr>
          <w:rFonts w:ascii="Verdana" w:hAnsi="Verdana"/>
          <w:b/>
          <w:i/>
          <w:color w:val="365F91"/>
          <w:sz w:val="20"/>
          <w:szCs w:val="20"/>
          <w:lang w:val="es-MX"/>
        </w:rPr>
      </w:r>
    </w:p>
    <w:p>
      <w:pPr>
        <w:pStyle w:val="Normal"/>
        <w:spacing w:lineRule="auto" w:line="360" w:before="120" w:after="0"/>
        <w:jc w:val="both"/>
        <w:rPr>
          <w:rFonts w:ascii="Verdana" w:hAnsi="Verdana"/>
          <w:b/>
          <w:b/>
          <w:i/>
          <w:i/>
          <w:color w:val="365F91"/>
          <w:sz w:val="20"/>
          <w:szCs w:val="20"/>
        </w:rPr>
      </w:pPr>
      <w:r>
        <w:rPr>
          <w:rFonts w:ascii="Verdana" w:hAnsi="Verdana"/>
          <w:b/>
          <w:i/>
          <w:color w:val="365F91"/>
          <w:sz w:val="20"/>
          <w:szCs w:val="20"/>
        </w:rPr>
        <w:t xml:space="preserve">Objetivo: </w:t>
      </w:r>
    </w:p>
    <w:p>
      <w:pPr>
        <w:pStyle w:val="Normal"/>
        <w:spacing w:lineRule="auto" w:line="360" w:before="120" w:after="0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>Desarrollar una actividad práctica basándose en la construcción del conocimiento, que permita aplicar los conceptos básicos de la programación orientada a objetos, instalando los recursos necesarios para la codificación de un ejercicio práctico e identificación de los miembros de clase y la estructura básica de un archivo de código fuente.</w:t>
      </w:r>
    </w:p>
    <w:p>
      <w:pPr>
        <w:pStyle w:val="Normal"/>
        <w:spacing w:lineRule="auto" w:line="360" w:before="120" w:after="0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</w:r>
    </w:p>
    <w:p>
      <w:pPr>
        <w:pStyle w:val="Normal"/>
        <w:spacing w:lineRule="auto" w:line="360" w:before="120" w:after="0"/>
        <w:jc w:val="both"/>
        <w:rPr>
          <w:rFonts w:ascii="Verdana" w:hAnsi="Verdana"/>
          <w:b/>
          <w:b/>
          <w:i/>
          <w:i/>
          <w:color w:val="1F497D"/>
          <w:sz w:val="20"/>
          <w:szCs w:val="20"/>
        </w:rPr>
      </w:pPr>
      <w:r>
        <w:rPr>
          <w:rFonts w:ascii="Verdana" w:hAnsi="Verdana"/>
          <w:b/>
          <w:i/>
          <w:color w:val="1F497D"/>
          <w:sz w:val="20"/>
          <w:szCs w:val="20"/>
        </w:rPr>
        <w:t>Instrucciones:</w:t>
      </w:r>
    </w:p>
    <w:p>
      <w:pPr>
        <w:pStyle w:val="Normal"/>
        <w:spacing w:lineRule="auto" w:line="360" w:before="120" w:after="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 los materiales correspondientes a los recursos de la semana 1, así como las Open Class correspondientes que hayan impartido los profesores de la materia.</w:t>
      </w:r>
    </w:p>
    <w:p>
      <w:pPr>
        <w:pStyle w:val="Normal"/>
        <w:spacing w:lineRule="auto" w:line="360" w:before="120" w:after="0"/>
        <w:jc w:val="both"/>
        <w:rPr>
          <w:rFonts w:ascii="Verdana" w:hAnsi="Verdana"/>
          <w:b/>
          <w:b/>
          <w:i/>
          <w:i/>
          <w:color w:val="1F497D"/>
          <w:sz w:val="20"/>
          <w:szCs w:val="20"/>
        </w:rPr>
      </w:pPr>
      <w:r>
        <w:rPr>
          <w:rFonts w:ascii="Verdana" w:hAnsi="Verdana"/>
          <w:b/>
          <w:i/>
          <w:color w:val="1F497D"/>
          <w:sz w:val="20"/>
          <w:szCs w:val="20"/>
        </w:rPr>
        <w:t>Forma de evaluación:</w:t>
      </w:r>
    </w:p>
    <w:tbl>
      <w:tblPr>
        <w:tblW w:w="736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115"/>
        <w:gridCol w:w="2250"/>
      </w:tblGrid>
      <w:tr>
        <w:trPr>
          <w:trHeight w:val="517" w:hRule="atLeast"/>
        </w:trPr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D050" w:val="clear"/>
          </w:tcPr>
          <w:p>
            <w:pPr>
              <w:pStyle w:val="Normal"/>
              <w:widowControl w:val="false"/>
              <w:spacing w:lineRule="auto" w:line="360" w:before="120" w:after="0"/>
              <w:jc w:val="both"/>
              <w:rPr>
                <w:rFonts w:ascii="Verdana" w:hAnsi="Verdana"/>
                <w:b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Criterio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D050" w:val="clear"/>
          </w:tcPr>
          <w:p>
            <w:pPr>
              <w:pStyle w:val="Normal"/>
              <w:widowControl w:val="false"/>
              <w:spacing w:lineRule="auto" w:line="360" w:before="120" w:after="0"/>
              <w:jc w:val="both"/>
              <w:rPr>
                <w:rFonts w:ascii="Verdana" w:hAnsi="Verdana"/>
                <w:b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Ponderación</w:t>
            </w:r>
          </w:p>
        </w:tc>
      </w:tr>
      <w:tr>
        <w:trPr>
          <w:trHeight w:val="517" w:hRule="atLeast"/>
        </w:trPr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360" w:before="120" w:after="0"/>
              <w:jc w:val="both"/>
              <w:rPr>
                <w:rFonts w:ascii="Verdana" w:hAnsi="Verdana"/>
                <w:b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Presentación.</w:t>
            </w:r>
          </w:p>
          <w:p>
            <w:pPr>
              <w:pStyle w:val="Normal"/>
              <w:widowControl w:val="false"/>
              <w:spacing w:lineRule="auto" w:line="360" w:before="120" w:after="0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Ocupando el formato de trabajos propuesto por la Universidad, desarrolla un documento claro y bien redactado, cuidando la ortografía y presentando correctamente cada sección: </w:t>
            </w:r>
            <w:r>
              <w:rPr>
                <w:rFonts w:ascii="Verdana" w:hAnsi="Verdana"/>
                <w:b/>
                <w:sz w:val="20"/>
                <w:szCs w:val="20"/>
              </w:rPr>
              <w:t>Introducción, Desarrollo, Conclusiones y Bibliografía</w:t>
            </w:r>
            <w:r>
              <w:rPr>
                <w:rFonts w:ascii="Verdana" w:hAnsi="Verdana"/>
                <w:sz w:val="20"/>
                <w:szCs w:val="20"/>
              </w:rPr>
              <w:t>.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360" w:before="120" w:after="0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10%</w:t>
            </w:r>
          </w:p>
        </w:tc>
      </w:tr>
      <w:tr>
        <w:trPr>
          <w:trHeight w:val="517" w:hRule="atLeast"/>
        </w:trPr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360" w:before="120" w:after="0"/>
              <w:jc w:val="both"/>
              <w:rPr>
                <w:rFonts w:ascii="Verdana" w:hAnsi="Verdana"/>
                <w:b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Evidencia del código.</w:t>
            </w:r>
          </w:p>
          <w:p>
            <w:pPr>
              <w:pStyle w:val="Normal"/>
              <w:widowControl w:val="false"/>
              <w:spacing w:lineRule="auto" w:line="360" w:before="120" w:after="0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Se envía el código del programa en Java, a través de un archivo o proyecto comprimido y este se ejecuta correctamente, es decir, se cumplen el 100% de los requerimientos solicitados en la problemática a resolver y con las salidas solicitadas. Incluye en el código nombre, matrícula, fecha y comentarios de los procesos más importantes.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360" w:before="120" w:after="0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50%</w:t>
            </w:r>
          </w:p>
        </w:tc>
      </w:tr>
      <w:tr>
        <w:trPr>
          <w:trHeight w:val="517" w:hRule="atLeast"/>
        </w:trPr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360" w:before="120" w:after="0"/>
              <w:jc w:val="both"/>
              <w:rPr>
                <w:rFonts w:ascii="Verdana" w:hAnsi="Verdana"/>
                <w:b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Evidencia en documento.</w:t>
            </w:r>
          </w:p>
          <w:p>
            <w:pPr>
              <w:pStyle w:val="Normal"/>
              <w:widowControl w:val="false"/>
              <w:spacing w:lineRule="auto" w:line="360" w:before="120" w:after="0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Se incluye una introducción a la actividad redactada por el estudiante, la cual debe definir el marco teórico dentro del cual se desarrolla la actividad.</w:t>
            </w:r>
          </w:p>
          <w:p>
            <w:pPr>
              <w:pStyle w:val="Normal"/>
              <w:widowControl w:val="false"/>
              <w:spacing w:lineRule="auto" w:line="360" w:before="120" w:after="0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En el Desarrollo de la actividad enviada, contiene capturas de pantallas del código en Java y de la ejecución del mismo tanto en corridas exitosas y no exitosas al 100% de la problemática planteada en este documento. Se observan bien la fecha y hora en esas imágenes. Se explica claramente la manera de realizar la actividad y de cómo se resolvieron los inconvenientes encontrados. </w:t>
            </w:r>
          </w:p>
          <w:p>
            <w:pPr>
              <w:pStyle w:val="Normal"/>
              <w:widowControl w:val="false"/>
              <w:spacing w:lineRule="auto" w:line="360" w:before="120" w:after="0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Las conclusiones son redactadas por el estudiante y reflejan de forma contundente que el estudiante obtuvo un aprendizaje significativo con esta actividad.</w:t>
            </w:r>
          </w:p>
          <w:p>
            <w:pPr>
              <w:pStyle w:val="Normal"/>
              <w:widowControl w:val="false"/>
              <w:spacing w:lineRule="auto" w:line="360" w:before="120" w:after="0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La bibliografía presentada es congruente con las citas que se incluyen en el documento y es presentada en formato APA y en orden alfabético.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360" w:before="120" w:after="0"/>
              <w:jc w:val="both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40%</w:t>
            </w:r>
          </w:p>
        </w:tc>
      </w:tr>
    </w:tbl>
    <w:p>
      <w:pPr>
        <w:pStyle w:val="Normal"/>
        <w:spacing w:lineRule="auto" w:line="360" w:before="120" w:after="0"/>
        <w:ind w:left="360" w:hanging="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</w:r>
    </w:p>
    <w:p>
      <w:pPr>
        <w:pStyle w:val="Normal"/>
        <w:spacing w:lineRule="auto" w:line="360" w:before="120" w:after="0"/>
        <w:ind w:left="360" w:hanging="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</w:r>
    </w:p>
    <w:p>
      <w:pPr>
        <w:pStyle w:val="Normal"/>
        <w:spacing w:lineRule="auto" w:line="360" w:before="120" w:after="0"/>
        <w:jc w:val="both"/>
        <w:rPr>
          <w:rFonts w:ascii="Verdana" w:hAnsi="Verdana"/>
          <w:b/>
          <w:b/>
          <w:i/>
          <w:i/>
          <w:color w:val="1F497D"/>
          <w:sz w:val="20"/>
          <w:szCs w:val="20"/>
        </w:rPr>
      </w:pPr>
      <w:r>
        <w:rPr>
          <w:rFonts w:ascii="Verdana" w:hAnsi="Verdana"/>
          <w:b/>
          <w:i/>
          <w:color w:val="1F497D"/>
          <w:sz w:val="20"/>
          <w:szCs w:val="20"/>
        </w:rPr>
        <w:t>Desarrollo de la actividad:</w:t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Observa el tutorial </w:t>
      </w:r>
      <w:hyperlink r:id="rId4">
        <w:r>
          <w:rPr>
            <w:rStyle w:val="InternetLink"/>
            <w:rFonts w:ascii="Verdana" w:hAnsi="Verdana"/>
            <w:sz w:val="20"/>
            <w:szCs w:val="20"/>
          </w:rPr>
          <w:t>Instala y Configura tu IDE Favorito</w:t>
        </w:r>
      </w:hyperlink>
      <w:r>
        <w:rPr>
          <w:rFonts w:ascii="Verdana" w:hAnsi="Verdana"/>
          <w:sz w:val="20"/>
          <w:szCs w:val="20"/>
        </w:rPr>
        <w:t>, y desarrolla una bitácora, donde se detallen los pasos para la instalación y configuración de las herramientas necesarias para programar con Java (procura que sean versiones recientes), deberá incluir lo siguiente: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Instalación del JDK para el desarrollo con Java, puedes escoger cualquier distribución del mismo, tales como: </w:t>
      </w:r>
      <w:hyperlink r:id="rId5">
        <w:r>
          <w:rPr>
            <w:rStyle w:val="InternetLink"/>
            <w:rFonts w:ascii="Verdana" w:hAnsi="Verdana"/>
            <w:sz w:val="20"/>
            <w:szCs w:val="20"/>
          </w:rPr>
          <w:t>Oracle JDK</w:t>
        </w:r>
      </w:hyperlink>
      <w:r>
        <w:rPr>
          <w:rFonts w:ascii="Verdana" w:hAnsi="Verdana"/>
          <w:sz w:val="20"/>
          <w:szCs w:val="20"/>
        </w:rPr>
        <w:t xml:space="preserve">, </w:t>
      </w:r>
      <w:hyperlink r:id="rId6">
        <w:r>
          <w:rPr>
            <w:rStyle w:val="InternetLink"/>
            <w:rFonts w:ascii="Verdana" w:hAnsi="Verdana"/>
            <w:sz w:val="20"/>
            <w:szCs w:val="20"/>
          </w:rPr>
          <w:t>Amazon Corretto</w:t>
        </w:r>
      </w:hyperlink>
      <w:r>
        <w:rPr>
          <w:rFonts w:ascii="Verdana" w:hAnsi="Verdana"/>
          <w:sz w:val="20"/>
          <w:szCs w:val="20"/>
        </w:rPr>
        <w:t xml:space="preserve">, </w:t>
      </w:r>
      <w:r>
        <w:fldChar w:fldCharType="begin"/>
      </w:r>
      <w:r>
        <w:rPr>
          <w:rStyle w:val="InternetLink"/>
          <w:sz w:val="20"/>
          <w:szCs w:val="20"/>
          <w:rFonts w:ascii="Verdana" w:hAnsi="Verdana"/>
        </w:rPr>
        <w:instrText> HYPERLINK "https://www.azul.com/downloads/zulu-community/?architecture=x86-64-bit&amp;package=jdk" \l "download-bundles"</w:instrText>
      </w:r>
      <w:r>
        <w:rPr>
          <w:rStyle w:val="InternetLink"/>
          <w:sz w:val="20"/>
          <w:szCs w:val="20"/>
          <w:rFonts w:ascii="Verdana" w:hAnsi="Verdana"/>
        </w:rPr>
        <w:fldChar w:fldCharType="separate"/>
      </w:r>
      <w:r>
        <w:rPr>
          <w:rStyle w:val="InternetLink"/>
          <w:rFonts w:ascii="Verdana" w:hAnsi="Verdana"/>
          <w:sz w:val="20"/>
          <w:szCs w:val="20"/>
        </w:rPr>
        <w:t>Azul Zulu JDK</w:t>
      </w:r>
      <w:r>
        <w:rPr>
          <w:rStyle w:val="InternetLink"/>
          <w:sz w:val="20"/>
          <w:szCs w:val="20"/>
          <w:rFonts w:ascii="Verdana" w:hAnsi="Verdana"/>
        </w:rPr>
        <w:fldChar w:fldCharType="end"/>
      </w:r>
      <w:r>
        <w:rPr>
          <w:rFonts w:ascii="Verdana" w:hAnsi="Verdana"/>
          <w:sz w:val="20"/>
          <w:szCs w:val="20"/>
        </w:rPr>
        <w:t xml:space="preserve">, </w:t>
      </w:r>
      <w:hyperlink r:id="rId7">
        <w:r>
          <w:rPr>
            <w:rStyle w:val="InternetLink"/>
            <w:rFonts w:ascii="Verdana" w:hAnsi="Verdana"/>
            <w:sz w:val="20"/>
            <w:szCs w:val="20"/>
          </w:rPr>
          <w:t>AdoptOpenJDK</w:t>
        </w:r>
      </w:hyperlink>
      <w:r>
        <w:rPr>
          <w:rFonts w:ascii="Verdana" w:hAnsi="Verdana"/>
          <w:sz w:val="20"/>
          <w:szCs w:val="20"/>
        </w:rPr>
        <w:t>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Configuración de las variables de entorno JAVA_HOME y PATH (algunos instaladores configuran estas opciones dentro del proceso de instalación).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Instalación de un IDE para el  desarrollo de código en Java, tales como </w:t>
      </w:r>
      <w:hyperlink r:id="rId8">
        <w:r>
          <w:rPr>
            <w:rStyle w:val="InternetLink"/>
            <w:rFonts w:ascii="Verdana" w:hAnsi="Verdana"/>
            <w:sz w:val="20"/>
            <w:szCs w:val="20"/>
          </w:rPr>
          <w:t>Eclipse</w:t>
        </w:r>
      </w:hyperlink>
      <w:r>
        <w:rPr>
          <w:rFonts w:ascii="Verdana" w:hAnsi="Verdana"/>
          <w:sz w:val="20"/>
          <w:szCs w:val="20"/>
        </w:rPr>
        <w:t xml:space="preserve">, </w:t>
      </w:r>
      <w:hyperlink r:id="rId9">
        <w:r>
          <w:rPr>
            <w:rStyle w:val="InternetLink"/>
            <w:rFonts w:ascii="Verdana" w:hAnsi="Verdana"/>
            <w:sz w:val="20"/>
            <w:szCs w:val="20"/>
          </w:rPr>
          <w:t>Apache NetBeans</w:t>
        </w:r>
      </w:hyperlink>
      <w:r>
        <w:rPr>
          <w:rFonts w:ascii="Verdana" w:hAnsi="Verdana"/>
          <w:sz w:val="20"/>
          <w:szCs w:val="20"/>
        </w:rPr>
        <w:t xml:space="preserve">, </w:t>
      </w:r>
      <w:hyperlink r:id="rId10">
        <w:r>
          <w:rPr>
            <w:rStyle w:val="InternetLink"/>
            <w:rFonts w:ascii="Verdana" w:hAnsi="Verdana"/>
            <w:sz w:val="20"/>
            <w:szCs w:val="20"/>
          </w:rPr>
          <w:t>IntelliJ IDEA</w:t>
        </w:r>
      </w:hyperlink>
      <w:r>
        <w:rPr>
          <w:rFonts w:ascii="Verdana" w:hAnsi="Verdana"/>
          <w:sz w:val="20"/>
          <w:szCs w:val="20"/>
        </w:rPr>
        <w:t xml:space="preserve"> (puede ser community), o </w:t>
      </w:r>
      <w:hyperlink r:id="rId11">
        <w:r>
          <w:rPr>
            <w:rStyle w:val="InternetLink"/>
            <w:rFonts w:ascii="Verdana" w:hAnsi="Verdana"/>
            <w:sz w:val="20"/>
            <w:szCs w:val="20"/>
          </w:rPr>
          <w:t>BlueJ</w:t>
        </w:r>
      </w:hyperlink>
      <w:r>
        <w:rPr>
          <w:rFonts w:ascii="Verdana" w:hAnsi="Verdana"/>
          <w:sz w:val="20"/>
          <w:szCs w:val="20"/>
        </w:rPr>
        <w:t>.</w:t>
      </w:r>
    </w:p>
    <w:p>
      <w:pPr>
        <w:pStyle w:val="ListParagraph"/>
        <w:numPr>
          <w:ilvl w:val="0"/>
          <w:numId w:val="4"/>
        </w:numPr>
        <w:suppressAutoHyphens w:val="false"/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La bitácora debe integrarse en un documento de Word, la cual debe contener las capturas de pantalla y tus comentarios de cada uno de los pasos de la instalación y configuración de ambas herramientas (JDK e IDE). </w:t>
      </w:r>
      <w:r>
        <w:rPr>
          <w:rFonts w:ascii="Verdana" w:hAnsi="Verdana"/>
          <w:b/>
          <w:bCs/>
          <w:sz w:val="20"/>
          <w:szCs w:val="20"/>
        </w:rPr>
        <w:t>Importante:</w:t>
      </w:r>
      <w:r>
        <w:rPr>
          <w:rFonts w:ascii="Verdana" w:hAnsi="Verdana"/>
          <w:sz w:val="20"/>
          <w:szCs w:val="20"/>
        </w:rPr>
        <w:t xml:space="preserve"> En el documento las capturas de pantalla deben incluir la fecha y hora del reloj del sistema operativo que ocupes para el desarrollo de tu actividad. . En caso de contar con un IDE de programación que no arroje la fecha y hora al momento de la corrida, entonces se debe de notar la fecha y hora de tu computadora, por ejemplo:</w:t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/>
        <w:drawing>
          <wp:inline distT="0" distB="0" distL="0" distR="0">
            <wp:extent cx="5963285" cy="1383665"/>
            <wp:effectExtent l="0" t="0" r="0" b="0"/>
            <wp:docPr id="4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documento debe incluir Introducción, Desarrollo, Conclusiones y Bibliografía en formato APA. Recuerda que todo debe ser redactado por ti, no se debe copiar y pegar de ningún sitio de Internet.</w:t>
      </w:r>
    </w:p>
    <w:p>
      <w:pPr>
        <w:pStyle w:val="Normal"/>
        <w:spacing w:lineRule="auto" w:line="360" w:before="120" w:after="0"/>
        <w:jc w:val="both"/>
        <w:rPr>
          <w:rFonts w:ascii="Verdana" w:hAnsi="Verdana"/>
          <w:b/>
          <w:b/>
          <w:i/>
          <w:i/>
          <w:color w:val="1F497D"/>
          <w:sz w:val="20"/>
          <w:szCs w:val="20"/>
        </w:rPr>
      </w:pPr>
      <w:r>
        <w:rPr>
          <w:rFonts w:ascii="Verdana" w:hAnsi="Verdana"/>
          <w:b/>
          <w:i/>
          <w:color w:val="1F497D"/>
          <w:sz w:val="20"/>
          <w:szCs w:val="20"/>
        </w:rPr>
      </w:r>
    </w:p>
    <w:p>
      <w:pPr>
        <w:pStyle w:val="Normal"/>
        <w:spacing w:lineRule="auto" w:line="360" w:before="120" w:after="0"/>
        <w:jc w:val="both"/>
        <w:rPr>
          <w:rFonts w:ascii="Verdana" w:hAnsi="Verdana"/>
          <w:b/>
          <w:b/>
          <w:i/>
          <w:i/>
          <w:color w:val="1F497D"/>
          <w:sz w:val="20"/>
          <w:szCs w:val="20"/>
        </w:rPr>
      </w:pPr>
      <w:r>
        <w:rPr>
          <w:rFonts w:ascii="Verdana" w:hAnsi="Verdana"/>
          <w:b/>
          <w:i/>
          <w:color w:val="1F497D"/>
          <w:sz w:val="20"/>
          <w:szCs w:val="20"/>
        </w:rPr>
        <w:t>Problemática a resolver:</w:t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Una  vez desarrollada tu bitácora, y teniendo tu espacio de trabajo totalmente configurado, debes crear un proyecto Java para crear tu primer código ocupando la plataforma, lo cual deberá incluir lo siguiente: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Dos clases en Java, una de ellas se deberá llamar Programa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La segunda clase llevará el nombre de algún objeto que veas a tu alrededor; ejemplo, Árbol, Computadora, Automóvil, etc.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/>
      </w:pPr>
      <w:r>
        <w:rPr>
          <w:rFonts w:ascii="Verdana" w:hAnsi="Verdana"/>
          <w:sz w:val="20"/>
          <w:szCs w:val="20"/>
        </w:rPr>
        <w:t>Identifica los atributos que describan principalmente al objeto que escogiste; por ejemplo, altura, volumen, perímetro, radio, etc.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/>
      </w:pPr>
      <w:r>
        <w:rPr>
          <w:rFonts w:ascii="Verdana" w:hAnsi="Verdana"/>
          <w:sz w:val="20"/>
          <w:szCs w:val="20"/>
        </w:rPr>
        <w:t>Identifica al menos 4 acciones que puede realizar el objeto que seleccionaste, las cuales representarán los métodos de la clase que desarrollarás.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Recuerda aplicar la convención por nomenclatura.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/>
      </w:pPr>
      <w:r>
        <w:rPr>
          <w:rFonts w:ascii="Verdana" w:hAnsi="Verdana"/>
          <w:sz w:val="20"/>
          <w:szCs w:val="20"/>
        </w:rPr>
        <w:t>La clase Programa deberá contener únicamente el método main(), el cual se limitará a crear un objeto de la clase que ideaste, para finalmente ejecutar cada uno de los métodos que identificaste como acciones de tu objeto.</w:t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Ejemplo de salida del programa: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Modelo de mi computadora: Sony Vaio VGN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Color: Gris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Procesador: Intel Core 2 Duo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Pantalla: 15 pulgadas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Memoria Ram: 8 Gb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Disco Duro: 500 Gb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Cámara Web: Sí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La computadora está apagada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La computadora se está encendiendo…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Mi computadora está encendida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Se está abriendo el navegador…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navegador está abierto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Se está abriendo YouTube…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YouTube está abierto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Se está abriendo un vídeo de música…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vídeo se está reproduciendo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vídeo ha terminado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Se está cerrando YouTube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YouTube está cerrado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Se está cerrando el navegador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navegador está cerrado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Se está apagando la computadora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La computadora está apagada</w:t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Recuerda que toda fuente de información utilizada como consulta para el desarrollo de la actividad, debe estar correctamente citada a lo largo de tu documento y registrada en la bibliografía.</w:t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</w:r>
    </w:p>
    <w:p>
      <w:pPr>
        <w:pStyle w:val="Normal"/>
        <w:spacing w:lineRule="auto" w:line="360" w:before="120" w:after="0"/>
        <w:jc w:val="both"/>
        <w:rPr>
          <w:rFonts w:ascii="Verdana" w:hAnsi="Verdana" w:eastAsia="Cambria"/>
          <w:b/>
          <w:b/>
          <w:i/>
          <w:i/>
          <w:color w:val="auto"/>
          <w:sz w:val="20"/>
          <w:szCs w:val="20"/>
          <w:lang w:val="es-ES_tradnl" w:eastAsia="en-US"/>
        </w:rPr>
      </w:pPr>
      <w:r>
        <w:rPr>
          <w:rFonts w:eastAsia="Cambria" w:cs="Times New Roman" w:ascii="Verdana" w:hAnsi="Verdana"/>
          <w:b/>
          <w:i/>
          <w:color w:val="1F497D"/>
          <w:kern w:val="0"/>
          <w:sz w:val="20"/>
          <w:szCs w:val="20"/>
          <w:lang w:val="es-ES_tradnl" w:eastAsia="en-US" w:bidi="ar-SA"/>
          <w:rPrChange w:id="0" w:author="Unknown Author" w:date="2022-07-04T22:19:25Z"/>
        </w:rPr>
        <w:t xml:space="preserve">Introducción: </w:t>
      </w:r>
    </w:p>
    <w:p>
      <w:pPr>
        <w:pStyle w:val="Normal"/>
        <w:spacing w:lineRule="auto" w:line="360" w:before="120" w:after="0"/>
        <w:jc w:val="both"/>
        <w:rPr>
          <w:rFonts w:ascii="Verdana" w:hAnsi="Verdana" w:eastAsia="Cambria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auto"/>
          <w:kern w:val="0"/>
          <w:sz w:val="20"/>
          <w:szCs w:val="20"/>
          <w:u w:val="none"/>
          <w:lang w:val="es-ES_tradnl" w:eastAsia="en-US" w:bidi="ar-SA"/>
        </w:rPr>
      </w:pPr>
      <w:r>
        <w:rPr>
          <w:rFonts w:eastAsia="Cambria" w:cs="Times New Roman" w:ascii="Verdana" w:hAnsi="Verdana"/>
          <w:b w:val="false"/>
          <w:bCs w:val="false"/>
          <w:i w:val="false"/>
          <w:iCs w:val="false"/>
          <w:strike w:val="false"/>
          <w:dstrike w:val="false"/>
          <w:color w:val="auto"/>
          <w:kern w:val="0"/>
          <w:sz w:val="20"/>
          <w:szCs w:val="20"/>
          <w:u w:val="none"/>
          <w:lang w:val="es-ES_tradnl" w:eastAsia="en-US" w:bidi="ar-SA"/>
        </w:rPr>
        <w:t>Java es un lenguaje de programación muy versatil, con el cual normalmente se estudia el paradigma de programación orientada a objetos. En la siguiente actividad veremos como Java facilita la programación orientada a objetos.</w:t>
      </w:r>
    </w:p>
    <w:p>
      <w:pPr>
        <w:pStyle w:val="Normal"/>
        <w:spacing w:lineRule="auto" w:line="360" w:before="120" w:after="0"/>
        <w:jc w:val="both"/>
        <w:rPr>
          <w:rFonts w:ascii="Verdana" w:hAnsi="Verdana" w:eastAsia="Cambria" w:cs="Times New Roman"/>
          <w:b/>
          <w:b/>
          <w:i/>
          <w:i/>
          <w:color w:val="1F497D"/>
          <w:kern w:val="0"/>
          <w:sz w:val="20"/>
          <w:szCs w:val="20"/>
          <w:lang w:val="es-ES_tradnl" w:eastAsia="en-US" w:bidi="ar-SA"/>
        </w:rPr>
      </w:pPr>
      <w:r>
        <w:rPr>
          <w:rFonts w:eastAsia="Cambria" w:cs="Times New Roman" w:ascii="Verdana" w:hAnsi="Verdana"/>
          <w:b/>
          <w:i/>
          <w:color w:val="1F497D"/>
          <w:kern w:val="0"/>
          <w:sz w:val="20"/>
          <w:szCs w:val="20"/>
          <w:lang w:val="es-ES_tradnl" w:eastAsia="en-US" w:bidi="ar-SA"/>
          <w:rPrChange w:id="0" w:author="Unknown Author" w:date="2022-07-04T22:19:30Z"/>
        </w:rPr>
        <w:t xml:space="preserve">Desarrollo: </w:t>
      </w:r>
    </w:p>
    <w:p>
      <w:pPr>
        <w:pStyle w:val="Normal"/>
        <w:spacing w:lineRule="auto" w:line="360" w:before="120" w:after="0"/>
        <w:jc w:val="both"/>
        <w:rPr>
          <w:rFonts w:ascii="Verdana" w:hAnsi="Verdana" w:eastAsia="Cambria" w:cs="Times New Roman"/>
          <w:color w:val="auto"/>
          <w:kern w:val="0"/>
          <w:sz w:val="20"/>
          <w:szCs w:val="20"/>
          <w:lang w:val="es-ES_tradnl" w:eastAsia="en-US" w:bidi="ar-SA"/>
        </w:rPr>
      </w:pPr>
      <w:r>
        <w:rPr>
          <w:rFonts w:eastAsia="Cambria" w:cs="Times New Roman" w:ascii="Verdana" w:hAnsi="Verdana"/>
          <w:b/>
          <w:i/>
          <w:color w:val="auto"/>
          <w:kern w:val="0"/>
          <w:sz w:val="20"/>
          <w:szCs w:val="20"/>
          <w:lang w:val="es-ES_tradnl" w:eastAsia="en-US" w:bidi="ar-SA"/>
        </w:rPr>
        <w:t>Se descarga JDK de Oracle y se instala.</w:t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/>
        <w:drawing>
          <wp:inline distT="0" distB="0" distL="0" distR="0">
            <wp:extent cx="4515485" cy="2231390"/>
            <wp:effectExtent l="0" t="0" r="0" b="0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/>
        <w:drawing>
          <wp:inline distT="0" distB="0" distL="0" distR="0">
            <wp:extent cx="2713990" cy="2041525"/>
            <wp:effectExtent l="0" t="0" r="0" b="0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/>
        <w:drawing>
          <wp:inline distT="0" distB="0" distL="0" distR="0">
            <wp:extent cx="2751455" cy="2118995"/>
            <wp:effectExtent l="0" t="0" r="0" b="0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  <w:del w:id="16" w:author="Unknown Author" w:date="2022-07-04T22:19:52Z"/>
        </w:rPr>
      </w:pPr>
      <w:r>
        <w:rPr/>
        <w:drawing>
          <wp:inline distT="0" distB="0" distL="0" distR="0">
            <wp:extent cx="2528570" cy="1907540"/>
            <wp:effectExtent l="0" t="0" r="0" b="0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7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360" w:before="0" w:after="0"/>
        <w:jc w:val="both"/>
        <w:rPr>
          <w:rFonts w:ascii="Verdana" w:hAnsi="Verdana"/>
          <w:sz w:val="20"/>
          <w:szCs w:val="20"/>
          <w:del w:id="18" w:author="Unknown Author" w:date="2022-07-04T22:19:52Z"/>
        </w:rPr>
      </w:pPr>
      <w:del w:id="17" w:author="Unknown Author" w:date="2022-07-04T22:19:52Z">
        <w:r>
          <w:rPr>
            <w:rFonts w:ascii="Verdana" w:hAnsi="Verdana"/>
            <w:sz w:val="20"/>
            <w:szCs w:val="20"/>
          </w:rPr>
        </w:r>
      </w:del>
    </w:p>
    <w:p>
      <w:pPr>
        <w:pStyle w:val="Normal"/>
        <w:widowControl/>
        <w:suppressAutoHyphens w:val="true"/>
        <w:bidi w:val="0"/>
        <w:spacing w:lineRule="auto" w:line="360" w:before="0" w:after="0"/>
        <w:jc w:val="both"/>
        <w:rPr>
          <w:rFonts w:ascii="Verdana" w:hAnsi="Verdana"/>
          <w:sz w:val="20"/>
          <w:szCs w:val="20"/>
          <w:del w:id="20" w:author="Unknown Author" w:date="2022-07-04T22:19:52Z"/>
        </w:rPr>
      </w:pPr>
      <w:del w:id="19" w:author="Unknown Author" w:date="2022-07-04T22:19:52Z">
        <w:r>
          <w:rPr>
            <w:rFonts w:ascii="Verdana" w:hAnsi="Verdana"/>
            <w:sz w:val="20"/>
            <w:szCs w:val="20"/>
          </w:rPr>
        </w:r>
      </w:del>
    </w:p>
    <w:p>
      <w:pPr>
        <w:pStyle w:val="Normal"/>
        <w:widowControl/>
        <w:suppressAutoHyphens w:val="true"/>
        <w:bidi w:val="0"/>
        <w:spacing w:lineRule="auto" w:line="360" w:before="0" w:after="0"/>
        <w:jc w:val="both"/>
        <w:rPr>
          <w:rFonts w:ascii="Verdana" w:hAnsi="Verdana"/>
          <w:sz w:val="20"/>
          <w:szCs w:val="20"/>
          <w:del w:id="22" w:author="Unknown Author" w:date="2022-07-04T22:19:52Z"/>
        </w:rPr>
      </w:pPr>
      <w:del w:id="21" w:author="Unknown Author" w:date="2022-07-04T22:19:52Z">
        <w:r>
          <w:rPr>
            <w:rFonts w:ascii="Verdana" w:hAnsi="Verdana"/>
            <w:sz w:val="20"/>
            <w:szCs w:val="20"/>
          </w:rPr>
        </w:r>
      </w:del>
    </w:p>
    <w:p>
      <w:pPr>
        <w:pStyle w:val="Normal"/>
        <w:widowControl/>
        <w:suppressAutoHyphens w:val="true"/>
        <w:bidi w:val="0"/>
        <w:spacing w:lineRule="auto" w:line="360" w:before="0" w:after="0"/>
        <w:jc w:val="both"/>
        <w:rPr>
          <w:rFonts w:ascii="Verdana" w:hAnsi="Verdana"/>
          <w:sz w:val="20"/>
          <w:szCs w:val="20"/>
          <w:del w:id="24" w:author="Unknown Author" w:date="2022-07-04T22:19:52Z"/>
        </w:rPr>
      </w:pPr>
      <w:del w:id="23" w:author="Unknown Author" w:date="2022-07-04T22:19:52Z">
        <w:r>
          <w:rPr>
            <w:rFonts w:ascii="Verdana" w:hAnsi="Verdana"/>
            <w:sz w:val="20"/>
            <w:szCs w:val="20"/>
          </w:rPr>
        </w:r>
      </w:del>
    </w:p>
    <w:p>
      <w:pPr>
        <w:pStyle w:val="Normal"/>
        <w:widowControl/>
        <w:suppressAutoHyphens w:val="true"/>
        <w:bidi w:val="0"/>
        <w:spacing w:lineRule="auto" w:line="360" w:before="0" w:after="0"/>
        <w:jc w:val="both"/>
        <w:rPr>
          <w:rFonts w:ascii="Verdana" w:hAnsi="Verdana"/>
          <w:sz w:val="20"/>
          <w:szCs w:val="20"/>
          <w:del w:id="26" w:author="Unknown Author" w:date="2022-07-04T22:19:52Z"/>
        </w:rPr>
      </w:pPr>
      <w:del w:id="25" w:author="Unknown Author" w:date="2022-07-04T22:19:52Z">
        <w:r>
          <w:rPr>
            <w:rFonts w:ascii="Verdana" w:hAnsi="Verdana"/>
            <w:sz w:val="20"/>
            <w:szCs w:val="20"/>
          </w:rPr>
        </w:r>
      </w:del>
    </w:p>
    <w:p>
      <w:pPr>
        <w:pStyle w:val="Normal"/>
        <w:widowControl/>
        <w:suppressAutoHyphens w:val="true"/>
        <w:bidi w:val="0"/>
        <w:spacing w:lineRule="auto" w:line="360" w:before="0" w:after="0"/>
        <w:jc w:val="both"/>
        <w:rPr>
          <w:rFonts w:ascii="Verdana" w:hAnsi="Verdana"/>
          <w:sz w:val="20"/>
          <w:szCs w:val="20"/>
          <w:del w:id="28" w:author="Unknown Author" w:date="2022-07-04T22:19:52Z"/>
        </w:rPr>
      </w:pPr>
      <w:del w:id="27" w:author="Unknown Author" w:date="2022-07-04T22:19:52Z">
        <w:r>
          <w:rPr>
            <w:rFonts w:ascii="Verdana" w:hAnsi="Verdana"/>
            <w:sz w:val="20"/>
            <w:szCs w:val="20"/>
          </w:rPr>
        </w:r>
      </w:del>
    </w:p>
    <w:p>
      <w:pPr>
        <w:pStyle w:val="Normal"/>
        <w:widowControl/>
        <w:suppressAutoHyphens w:val="true"/>
        <w:bidi w:val="0"/>
        <w:spacing w:lineRule="auto" w:line="360" w:before="0" w:after="0"/>
        <w:jc w:val="both"/>
        <w:rPr>
          <w:rFonts w:ascii="Verdana" w:hAnsi="Verdana"/>
          <w:sz w:val="20"/>
          <w:szCs w:val="20"/>
          <w:del w:id="30" w:author="Unknown Author" w:date="2022-07-04T22:19:52Z"/>
        </w:rPr>
      </w:pPr>
      <w:del w:id="29" w:author="Unknown Author" w:date="2022-07-04T22:19:52Z">
        <w:r>
          <w:rPr>
            <w:rFonts w:ascii="Verdana" w:hAnsi="Verdana"/>
            <w:sz w:val="20"/>
            <w:szCs w:val="20"/>
          </w:rPr>
        </w:r>
      </w:del>
    </w:p>
    <w:p>
      <w:pPr>
        <w:pStyle w:val="Normal"/>
        <w:widowControl/>
        <w:suppressAutoHyphens w:val="true"/>
        <w:bidi w:val="0"/>
        <w:spacing w:lineRule="auto" w:line="360" w:before="0" w:after="0"/>
        <w:jc w:val="both"/>
        <w:rPr>
          <w:rFonts w:ascii="Verdana" w:hAnsi="Verdana"/>
          <w:sz w:val="20"/>
          <w:szCs w:val="20"/>
          <w:del w:id="32" w:author="Unknown Author" w:date="2022-07-04T22:19:52Z"/>
        </w:rPr>
      </w:pPr>
      <w:del w:id="31" w:author="Unknown Author" w:date="2022-07-04T22:19:52Z">
        <w:r>
          <w:rPr>
            <w:rFonts w:ascii="Verdana" w:hAnsi="Verdana"/>
            <w:sz w:val="20"/>
            <w:szCs w:val="20"/>
          </w:rPr>
        </w:r>
      </w:del>
    </w:p>
    <w:p>
      <w:pPr>
        <w:pStyle w:val="Normal"/>
        <w:widowControl/>
        <w:suppressAutoHyphens w:val="true"/>
        <w:bidi w:val="0"/>
        <w:spacing w:lineRule="auto" w:line="360" w:before="0" w:after="0"/>
        <w:jc w:val="both"/>
        <w:rPr>
          <w:rFonts w:ascii="Verdana" w:hAnsi="Verdana"/>
          <w:sz w:val="20"/>
          <w:szCs w:val="20"/>
          <w:del w:id="34" w:author="Unknown Author" w:date="2022-07-04T22:19:52Z"/>
        </w:rPr>
      </w:pPr>
      <w:del w:id="33" w:author="Unknown Author" w:date="2022-07-04T22:19:52Z">
        <w:r>
          <w:rPr>
            <w:rFonts w:ascii="Verdana" w:hAnsi="Verdana"/>
            <w:sz w:val="20"/>
            <w:szCs w:val="20"/>
          </w:rPr>
        </w:r>
      </w:del>
    </w:p>
    <w:p>
      <w:pPr>
        <w:pStyle w:val="Normal"/>
        <w:widowControl/>
        <w:suppressAutoHyphens w:val="true"/>
        <w:bidi w:val="0"/>
        <w:spacing w:lineRule="auto" w:line="360" w:before="0" w:after="0"/>
        <w:jc w:val="both"/>
        <w:rPr>
          <w:rFonts w:ascii="Verdana" w:hAnsi="Verdana"/>
          <w:sz w:val="20"/>
          <w:szCs w:val="20"/>
          <w:del w:id="36" w:author="Unknown Author" w:date="2022-07-04T22:19:52Z"/>
        </w:rPr>
      </w:pPr>
      <w:del w:id="35" w:author="Unknown Author" w:date="2022-07-04T22:19:52Z">
        <w:r>
          <w:rPr>
            <w:rFonts w:ascii="Verdana" w:hAnsi="Verdana"/>
            <w:sz w:val="20"/>
            <w:szCs w:val="20"/>
          </w:rPr>
        </w:r>
      </w:del>
    </w:p>
    <w:p>
      <w:pPr>
        <w:pStyle w:val="Normal"/>
        <w:widowControl/>
        <w:suppressAutoHyphens w:val="true"/>
        <w:bidi w:val="0"/>
        <w:spacing w:lineRule="auto" w:line="360" w:before="0" w:after="0"/>
        <w:jc w:val="both"/>
        <w:rPr>
          <w:rFonts w:ascii="Verdana" w:hAnsi="Verdana"/>
          <w:sz w:val="20"/>
          <w:szCs w:val="20"/>
          <w:del w:id="38" w:author="Unknown Author" w:date="2022-07-04T22:19:52Z"/>
        </w:rPr>
      </w:pPr>
      <w:del w:id="37" w:author="Unknown Author" w:date="2022-07-04T22:19:52Z">
        <w:r>
          <w:rPr>
            <w:rFonts w:ascii="Verdana" w:hAnsi="Verdana"/>
            <w:sz w:val="20"/>
            <w:szCs w:val="20"/>
          </w:rPr>
        </w:r>
      </w:del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/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</w:r>
    </w:p>
    <w:p>
      <w:pPr>
        <w:pStyle w:val="Normal"/>
        <w:spacing w:lineRule="auto" w:line="360"/>
        <w:jc w:val="both"/>
        <w:rPr>
          <w:rFonts w:ascii="Verdana" w:hAnsi="Verdana" w:eastAsia="Cambria" w:cs="Times New Roman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0"/>
          <w:szCs w:val="20"/>
          <w:lang w:val="es-ES_tradnl" w:eastAsia="en-US" w:bidi="ar-SA"/>
        </w:rPr>
      </w:pPr>
      <w:r>
        <w:rPr>
          <w:rFonts w:eastAsia="Cambria" w:cs="Times New Roman" w:ascii="Verdana" w:hAnsi="Verdana"/>
          <w:b w:val="false"/>
          <w:bCs w:val="false"/>
          <w:i w:val="false"/>
          <w:iCs w:val="false"/>
          <w:color w:val="auto"/>
          <w:kern w:val="0"/>
          <w:sz w:val="20"/>
          <w:szCs w:val="20"/>
          <w:lang w:val="es-ES_tradnl" w:eastAsia="en-US" w:bidi="ar-SA"/>
        </w:rPr>
        <w:t>Plugins para JAVA en Visual Studio Code</w:t>
      </w:r>
    </w:p>
    <w:p>
      <w:pPr>
        <w:pStyle w:val="Normal"/>
        <w:spacing w:lineRule="auto" w:line="360"/>
        <w:jc w:val="both"/>
        <w:rPr>
          <w:rFonts w:ascii="Verdana" w:hAnsi="Verdana" w:eastAsia="Cambria" w:cs="Times New Roman"/>
          <w:color w:val="auto"/>
          <w:kern w:val="0"/>
          <w:sz w:val="20"/>
          <w:szCs w:val="20"/>
          <w:lang w:val="es-ES_tradnl" w:eastAsia="en-US" w:bidi="ar-SA"/>
        </w:rPr>
      </w:pPr>
      <w:r>
        <w:rPr>
          <w:rFonts w:eastAsia="Cambria" w:cs="Times New Roman" w:ascii="Verdana" w:hAnsi="Verdana"/>
          <w:color w:val="auto"/>
          <w:kern w:val="0"/>
          <w:sz w:val="20"/>
          <w:szCs w:val="20"/>
          <w:lang w:val="es-ES_tradnl" w:eastAsia="en-US" w:bidi="ar-SA"/>
        </w:rPr>
        <w:t>Visual Studio Code instala los plugins automáticamente al detectar el SDK de JAVA.</w:t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/>
        <w:drawing>
          <wp:inline distT="0" distB="0" distL="0" distR="0">
            <wp:extent cx="4586605" cy="2562860"/>
            <wp:effectExtent l="0" t="0" r="0" b="0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0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/>
        <w:t>Se crean árchivos java</w:t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/>
        <w:drawing>
          <wp:inline distT="0" distB="0" distL="0" distR="0">
            <wp:extent cx="5971540" cy="3358515"/>
            <wp:effectExtent l="0" t="0" r="0" b="0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/>
        <w:t>Se crea primer clase, llamada Programa.</w:t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/>
        <w:drawing>
          <wp:inline distT="0" distB="0" distL="0" distR="0">
            <wp:extent cx="5971540" cy="3358515"/>
            <wp:effectExtent l="0" t="0" r="0" b="0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/>
        <w:t>Se importan los métodos</w:t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/>
        <w:drawing>
          <wp:inline distT="0" distB="0" distL="0" distR="0">
            <wp:extent cx="5971540" cy="3358515"/>
            <wp:effectExtent l="0" t="0" r="0" b="0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/>
        <w:t>Se definen los métodos</w:t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/>
        <w:drawing>
          <wp:inline distT="0" distB="0" distL="0" distR="0">
            <wp:extent cx="5971540" cy="3358515"/>
            <wp:effectExtent l="0" t="0" r="0" b="0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/>
        <w:t>Se corre el programa, por elección personal utilizo la consola Git Bash para correr el programa.</w:t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/>
        <w:drawing>
          <wp:inline distT="0" distB="0" distL="0" distR="0">
            <wp:extent cx="5971540" cy="2401570"/>
            <wp:effectExtent l="0" t="0" r="0" b="0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Verdana" w:hAnsi="Verdana"/>
          <w:sz w:val="20"/>
          <w:szCs w:val="20"/>
        </w:rPr>
      </w:pPr>
      <w:r>
        <w:rPr/>
      </w:r>
    </w:p>
    <w:p>
      <w:pPr>
        <w:pStyle w:val="Normal"/>
        <w:spacing w:lineRule="auto" w:line="360"/>
        <w:jc w:val="both"/>
        <w:rPr>
          <w:rFonts w:ascii="Verdana" w:hAnsi="Verdana" w:eastAsia="Cambria" w:cs="Times New Roman"/>
          <w:b/>
          <w:b/>
          <w:i/>
          <w:i/>
          <w:color w:val="1F497D"/>
          <w:kern w:val="0"/>
          <w:sz w:val="20"/>
          <w:szCs w:val="20"/>
          <w:lang w:val="es-ES_tradnl" w:eastAsia="en-US" w:bidi="ar-SA"/>
        </w:rPr>
      </w:pPr>
      <w:r>
        <w:rPr>
          <w:rFonts w:eastAsia="Cambria" w:cs="Times New Roman" w:ascii="Verdana" w:hAnsi="Verdana"/>
          <w:b/>
          <w:i/>
          <w:color w:val="1F497D"/>
          <w:kern w:val="0"/>
          <w:sz w:val="20"/>
          <w:szCs w:val="20"/>
          <w:lang w:val="es-ES_tradnl" w:eastAsia="en-US" w:bidi="ar-SA"/>
          <w:rPrChange w:id="0" w:author="Unknown Author" w:date="2022-07-04T22:19:42Z"/>
        </w:rPr>
        <w:t>Conclusiones</w:t>
      </w:r>
      <w:r>
        <w:rPr>
          <w:rFonts w:eastAsia="Cambria" w:cs="Times New Roman" w:ascii="Verdana" w:hAnsi="Verdana"/>
          <w:b/>
          <w:i/>
          <w:color w:val="1F497D"/>
          <w:kern w:val="0"/>
          <w:sz w:val="20"/>
          <w:szCs w:val="20"/>
          <w:lang w:val="es-ES_tradnl" w:eastAsia="en-US" w:bidi="ar-SA"/>
          <w:rPrChange w:id="0" w:author="Unknown Author" w:date="2022-07-04T22:19:42Z"/>
        </w:rPr>
        <w:t>:</w:t>
      </w:r>
    </w:p>
    <w:p>
      <w:pPr>
        <w:pStyle w:val="Normal"/>
        <w:spacing w:lineRule="auto" w:line="360"/>
        <w:jc w:val="both"/>
        <w:rPr>
          <w:rFonts w:ascii="Verdana" w:hAnsi="Verdana" w:eastAsia="Cambria" w:cs="Times New Roman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0"/>
          <w:szCs w:val="20"/>
          <w:lang w:val="es-ES_tradnl" w:eastAsia="en-US" w:bidi="ar-SA"/>
        </w:rPr>
      </w:pPr>
      <w:r>
        <w:rPr>
          <w:rFonts w:eastAsia="Cambria" w:cs="Times New Roman" w:ascii="Verdana" w:hAnsi="Verdana"/>
          <w:b w:val="false"/>
          <w:bCs w:val="false"/>
          <w:i w:val="false"/>
          <w:iCs w:val="false"/>
          <w:color w:val="auto"/>
          <w:kern w:val="0"/>
          <w:sz w:val="20"/>
          <w:szCs w:val="20"/>
          <w:lang w:val="es-ES_tradnl" w:eastAsia="en-US" w:bidi="ar-SA"/>
        </w:rPr>
        <w:t>La programación orientada a objetos es de utilidad, ya que nos ayuda a visualizar los objetos de manera física y así poder asignarles características, como las desarrolladas en la aplicación. Esto ayuda a mantener el código más estructurado y conciso, y a evitar el llamado código spaguetti.</w:t>
      </w:r>
    </w:p>
    <w:sectPr>
      <w:headerReference w:type="default" r:id="rId23"/>
      <w:type w:val="nextPage"/>
      <w:pgSz w:w="12240" w:h="15840"/>
      <w:pgMar w:left="1418" w:right="1418" w:gutter="0" w:header="1418" w:top="1701" w:footer="0" w:bottom="1701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rbel">
    <w:charset w:val="00"/>
    <w:family w:val="roman"/>
    <w:pitch w:val="variable"/>
  </w:font>
  <w:font w:name="Verdana"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16" wp14:anchorId="4A33FF16">
              <wp:simplePos x="0" y="0"/>
              <wp:positionH relativeFrom="column">
                <wp:posOffset>1490980</wp:posOffset>
              </wp:positionH>
              <wp:positionV relativeFrom="paragraph">
                <wp:posOffset>-706755</wp:posOffset>
              </wp:positionV>
              <wp:extent cx="4855210" cy="621665"/>
              <wp:effectExtent l="635" t="3175" r="4445" b="0"/>
              <wp:wrapNone/>
              <wp:docPr id="15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54600" cy="621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NoSpacing"/>
                            <w:spacing w:lineRule="auto" w:line="360"/>
                            <w:rPr>
                              <w:rFonts w:cs="Calibri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rFonts w:cs="Calibri"/>
                              <w:b/>
                              <w:sz w:val="28"/>
                              <w:szCs w:val="28"/>
                              <w:lang w:val="es-ES"/>
                            </w:rPr>
                            <w:t>Unidad 1:</w:t>
                          </w:r>
                          <w:r>
                            <w:rPr>
                              <w:rFonts w:cs="Calibri"/>
                              <w:sz w:val="28"/>
                              <w:szCs w:val="28"/>
                              <w:lang w:val="es-ES"/>
                            </w:rPr>
                            <w:t xml:space="preserve"> Conceptos básicos de la Programación Orientada a Objetos</w:t>
                          </w:r>
                        </w:p>
                        <w:p>
                          <w:pPr>
                            <w:pStyle w:val="NoSpacing"/>
                            <w:spacing w:lineRule="auto" w:line="360"/>
                            <w:rPr>
                              <w:rFonts w:cs="Calibri"/>
                              <w:color w:val="7F7F7F"/>
                              <w:sz w:val="24"/>
                              <w:szCs w:val="24"/>
                              <w:u w:val="single"/>
                              <w:lang w:val="es-ES"/>
                            </w:rPr>
                          </w:pPr>
                          <w:r>
                            <w:rPr>
                              <w:rFonts w:cs="Calibri"/>
                              <w:color w:val="7F7F7F"/>
                              <w:sz w:val="24"/>
                              <w:szCs w:val="24"/>
                              <w:u w:val="single"/>
                              <w:lang w:val="es-ES"/>
                            </w:rPr>
                            <w:t xml:space="preserve">Teorías de la motivación y la emoción </w:t>
                          </w:r>
                        </w:p>
                        <w:p>
                          <w:pPr>
                            <w:pStyle w:val="NoSpacing"/>
                            <w:spacing w:lineRule="auto" w:line="360"/>
                            <w:rPr>
                              <w:rFonts w:cs="Calibri"/>
                              <w:color w:val="7F7F7F"/>
                              <w:sz w:val="24"/>
                              <w:szCs w:val="24"/>
                              <w:lang w:val="es-ES"/>
                            </w:rPr>
                          </w:pPr>
                          <w:r>
                            <w:rPr>
                              <w:rFonts w:cs="Calibri"/>
                              <w:color w:val="7F7F7F"/>
                              <w:sz w:val="24"/>
                              <w:szCs w:val="24"/>
                              <w:lang w:val="es-ES"/>
                            </w:rPr>
                          </w: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path="m0,0l-2147483645,0l-2147483645,-2147483646l0,-2147483646xe" fillcolor="white" stroked="f" o:allowincell="f" style="position:absolute;margin-left:117.4pt;margin-top:-55.65pt;width:382.2pt;height:48.85pt;mso-wrap-style:square;v-text-anchor:top" wp14:anchorId="4A33FF16"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NoSpacing"/>
                      <w:spacing w:lineRule="auto" w:line="360"/>
                      <w:rPr>
                        <w:rFonts w:cs="Calibri"/>
                        <w:sz w:val="28"/>
                        <w:szCs w:val="28"/>
                        <w:lang w:val="es-ES"/>
                      </w:rPr>
                    </w:pPr>
                    <w:r>
                      <w:rPr>
                        <w:rFonts w:cs="Calibri"/>
                        <w:b/>
                        <w:sz w:val="28"/>
                        <w:szCs w:val="28"/>
                        <w:lang w:val="es-ES"/>
                      </w:rPr>
                      <w:t>Unidad 1:</w:t>
                    </w:r>
                    <w:r>
                      <w:rPr>
                        <w:rFonts w:cs="Calibri"/>
                        <w:sz w:val="28"/>
                        <w:szCs w:val="28"/>
                        <w:lang w:val="es-ES"/>
                      </w:rPr>
                      <w:t xml:space="preserve"> Conceptos básicos de la Programación Orientada a Objetos</w:t>
                    </w:r>
                  </w:p>
                  <w:p>
                    <w:pPr>
                      <w:pStyle w:val="NoSpacing"/>
                      <w:spacing w:lineRule="auto" w:line="360"/>
                      <w:rPr>
                        <w:rFonts w:cs="Calibri"/>
                        <w:color w:val="7F7F7F"/>
                        <w:sz w:val="24"/>
                        <w:szCs w:val="24"/>
                        <w:u w:val="single"/>
                        <w:lang w:val="es-ES"/>
                      </w:rPr>
                    </w:pPr>
                    <w:r>
                      <w:rPr>
                        <w:rFonts w:cs="Calibri"/>
                        <w:color w:val="7F7F7F"/>
                        <w:sz w:val="24"/>
                        <w:szCs w:val="24"/>
                        <w:u w:val="single"/>
                        <w:lang w:val="es-ES"/>
                      </w:rPr>
                      <w:t xml:space="preserve">Teorías de la motivación y la emoción </w:t>
                    </w:r>
                  </w:p>
                  <w:p>
                    <w:pPr>
                      <w:pStyle w:val="NoSpacing"/>
                      <w:spacing w:lineRule="auto" w:line="360"/>
                      <w:rPr>
                        <w:rFonts w:cs="Calibri"/>
                        <w:color w:val="7F7F7F"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rFonts w:cs="Calibri"/>
                        <w:color w:val="7F7F7F"/>
                        <w:sz w:val="24"/>
                        <w:szCs w:val="24"/>
                        <w:lang w:val="es-ES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g">
          <w:drawing>
            <wp:anchor behindDoc="1" distT="0" distB="0" distL="0" distR="0" simplePos="0" locked="0" layoutInCell="0" allowOverlap="1" relativeHeight="26" wp14:anchorId="50B644DA">
              <wp:simplePos x="0" y="0"/>
              <wp:positionH relativeFrom="column">
                <wp:posOffset>-891540</wp:posOffset>
              </wp:positionH>
              <wp:positionV relativeFrom="paragraph">
                <wp:posOffset>-765810</wp:posOffset>
              </wp:positionV>
              <wp:extent cx="7743190" cy="897890"/>
              <wp:effectExtent l="17780" t="10160" r="13970" b="18415"/>
              <wp:wrapNone/>
              <wp:docPr id="17" name="Group 10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42520" cy="897120"/>
                        <a:chOff x="-891720" y="-765720"/>
                        <a:chExt cx="7742520" cy="897120"/>
                      </a:xfrm>
                    </wpg:grpSpPr>
                    <wpg:grpSp>
                      <wpg:cNvGrpSpPr/>
                      <wpg:grpSpPr>
                        <a:xfrm>
                          <a:off x="0" y="0"/>
                          <a:ext cx="7742520" cy="897120"/>
                        </a:xfrm>
                      </wpg:grpSpPr>
                      <wps:wsp>
                        <wps:cNvSpPr/>
                        <wps:spPr>
                          <a:xfrm>
                            <a:off x="0" y="896760"/>
                            <a:ext cx="7742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bbb5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43120" y="0"/>
                            <a:ext cx="720" cy="894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bbb5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grpSp>
                    <pic:pic xmlns:pic="http://schemas.openxmlformats.org/drawingml/2006/picture">
                      <pic:nvPicPr>
                        <pic:cNvPr id="2" name="Picture 14" descr="LOGO UTEL-2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443160" y="0"/>
                          <a:ext cx="1050120" cy="789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10" style="position:absolute;margin-left:-70.2pt;margin-top:-60.3pt;width:609.65pt;height:70.65pt" coordorigin="-1404,-1206" coordsize="12193,1413">
              <v:group id="shape_0" style="position:absolute;left:-1404;top:-1206;width:12193;height:1413"/>
              <v:shape id="shape_0" ID="Picture 14" stroked="f" o:allowincell="f" style="position:absolute;left:-706;top:-1206;width:1653;height:1243;mso-wrap-style:none;v-text-anchor:middle" type="_x0000_t75">
                <v:imagedata r:id="rId1" o:detectmouseclick="t"/>
                <v:stroke color="#3465a4" joinstyle="round" endcap="flat"/>
                <w10:wrap type="none"/>
              </v:shape>
            </v:group>
          </w:pict>
        </mc:Fallback>
      </mc:AlternateContent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0"/>
  <w:revisionView w:insDel="0" w:formatting="0"/>
  <w:trackRevisions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f6e69"/>
    <w:pPr>
      <w:widowControl/>
      <w:suppressAutoHyphens w:val="true"/>
      <w:bidi w:val="0"/>
      <w:spacing w:before="0" w:after="0"/>
      <w:jc w:val="left"/>
    </w:pPr>
    <w:rPr>
      <w:rFonts w:ascii="Cambria" w:hAnsi="Cambria" w:eastAsia="Cambria" w:cs="Times New Roman"/>
      <w:color w:val="auto"/>
      <w:kern w:val="0"/>
      <w:sz w:val="24"/>
      <w:szCs w:val="24"/>
      <w:lang w:val="es-ES_tradnl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link w:val="Textodeglobo"/>
    <w:uiPriority w:val="99"/>
    <w:semiHidden/>
    <w:qFormat/>
    <w:rsid w:val="00571819"/>
    <w:rPr>
      <w:rFonts w:ascii="Tahoma" w:hAnsi="Tahoma" w:cs="Tahoma"/>
      <w:sz w:val="16"/>
      <w:szCs w:val="16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5726e6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5726e6"/>
    <w:rPr/>
  </w:style>
  <w:style w:type="character" w:styleId="Strong">
    <w:name w:val="Strong"/>
    <w:uiPriority w:val="22"/>
    <w:qFormat/>
    <w:rsid w:val="00275cdd"/>
    <w:rPr>
      <w:b/>
      <w:bCs/>
    </w:rPr>
  </w:style>
  <w:style w:type="character" w:styleId="Emphasis">
    <w:name w:val="Emphasis"/>
    <w:uiPriority w:val="20"/>
    <w:qFormat/>
    <w:rsid w:val="00275cdd"/>
    <w:rPr>
      <w:i/>
      <w:iCs/>
    </w:rPr>
  </w:style>
  <w:style w:type="character" w:styleId="InternetLink">
    <w:name w:val="Hyperlink"/>
    <w:uiPriority w:val="99"/>
    <w:unhideWhenUsed/>
    <w:rsid w:val="00984780"/>
    <w:rPr>
      <w:color w:val="0000FF"/>
      <w:u w:val="single"/>
    </w:rPr>
  </w:style>
  <w:style w:type="character" w:styleId="VisitedInternetLink">
    <w:name w:val="FollowedHyperlink"/>
    <w:uiPriority w:val="99"/>
    <w:semiHidden/>
    <w:unhideWhenUsed/>
    <w:rsid w:val="00984780"/>
    <w:rPr>
      <w:color w:val="800080"/>
      <w:u w:val="singl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4f1366"/>
    <w:rPr>
      <w:sz w:val="16"/>
      <w:szCs w:val="16"/>
    </w:rPr>
  </w:style>
  <w:style w:type="character" w:styleId="TextocomentarioCar" w:customStyle="1">
    <w:name w:val="Texto comentario Car"/>
    <w:basedOn w:val="DefaultParagraphFont"/>
    <w:link w:val="Textocomentario"/>
    <w:uiPriority w:val="99"/>
    <w:semiHidden/>
    <w:qFormat/>
    <w:rsid w:val="004f1366"/>
    <w:rPr>
      <w:rFonts w:ascii="Cambria" w:hAnsi="Cambria" w:eastAsia="Cambria"/>
      <w:lang w:val="es-ES_tradnl" w:eastAsia="en-US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qFormat/>
    <w:rsid w:val="004f1366"/>
    <w:rPr>
      <w:rFonts w:ascii="Cambria" w:hAnsi="Cambria" w:eastAsia="Cambria"/>
      <w:b/>
      <w:bCs/>
      <w:lang w:val="es-ES_tradnl" w:eastAsia="en-US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LineNumbering">
    <w:name w:val="Line Numbering"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Noto 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Noto Sans"/>
      <w:i/>
      <w:iCs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571819"/>
    <w:pPr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d4a53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s-MX" w:eastAsia="en-US" w:bidi="ar-SA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5726e6"/>
    <w:pPr>
      <w:tabs>
        <w:tab w:val="clear" w:pos="708"/>
        <w:tab w:val="center" w:pos="4419" w:leader="none"/>
        <w:tab w:val="right" w:pos="8838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5726e6"/>
    <w:pPr>
      <w:tabs>
        <w:tab w:val="clear" w:pos="708"/>
        <w:tab w:val="center" w:pos="4419" w:leader="none"/>
        <w:tab w:val="right" w:pos="8838" w:leader="none"/>
      </w:tabs>
    </w:pPr>
    <w:rPr/>
  </w:style>
  <w:style w:type="paragraph" w:styleId="ListParagraph">
    <w:name w:val="List Paragraph"/>
    <w:basedOn w:val="Normal"/>
    <w:uiPriority w:val="34"/>
    <w:qFormat/>
    <w:rsid w:val="008f6e69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275cdd"/>
    <w:pPr>
      <w:spacing w:beforeAutospacing="1" w:afterAutospacing="1"/>
    </w:pPr>
    <w:rPr>
      <w:rFonts w:ascii="Times New Roman" w:hAnsi="Times New Roman" w:eastAsia="Times New Roman"/>
      <w:lang w:val="es-MX" w:eastAsia="es-MX"/>
    </w:rPr>
  </w:style>
  <w:style w:type="paragraph" w:styleId="Annotationtext">
    <w:name w:val="annotation text"/>
    <w:basedOn w:val="Normal"/>
    <w:link w:val="TextocomentarioCar"/>
    <w:uiPriority w:val="99"/>
    <w:semiHidden/>
    <w:unhideWhenUsed/>
    <w:qFormat/>
    <w:rsid w:val="004f1366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untodelcomentarioCar"/>
    <w:uiPriority w:val="99"/>
    <w:semiHidden/>
    <w:unhideWhenUsed/>
    <w:qFormat/>
    <w:rsid w:val="004f1366"/>
    <w:pPr/>
    <w:rPr>
      <w:b/>
      <w:bCs/>
    </w:rPr>
  </w:style>
  <w:style w:type="paragraph" w:styleId="FrameContents" w:customStyle="1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921ff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staclara-nfasis3">
    <w:name w:val="Light List Accent 3"/>
    <w:basedOn w:val="Tablanormal"/>
    <w:uiPriority w:val="61"/>
    <w:rsid w:val="00921ff3"/>
    <w:tblPr>
      <w:tblStyleRowBandSize w:val="1"/>
      <w:tblStyleColBandSize w:val="1"/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Cuadrculaclara-nfasis3">
    <w:name w:val="Light Grid Accent 3"/>
    <w:basedOn w:val="Tablanormal"/>
    <w:uiPriority w:val="62"/>
    <w:rsid w:val="00921ff3"/>
    <w:tblPr>
      <w:tblStyleRowBandSize w:val="1"/>
      <w:tblStyleColBandSize w:val="1"/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1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</w:tcPr>
    </w:tblStylePr>
  </w:style>
  <w:style w:type="table" w:styleId="Sombreadomedio1-nfasis3">
    <w:name w:val="Medium Shading 1 Accent 3"/>
    <w:basedOn w:val="Tablanormal"/>
    <w:uiPriority w:val="63"/>
    <w:rsid w:val="00984aa1"/>
    <w:tblPr>
      <w:tblStyleRowBandSize w:val="1"/>
      <w:tblStyleColBandSize w:val="1"/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ladecuadrcula1clara-nfasis61">
    <w:name w:val="Tabla de cuadrícula 1 clara - Énfasis 61"/>
    <w:basedOn w:val="Tablanormal"/>
    <w:uiPriority w:val="46"/>
    <w:rsid w:val="00047377"/>
    <w:tblPr>
      <w:tblStyleRowBandSize w:val="1"/>
      <w:tblStyleColBandSize w:val="1"/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70AD47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70AD47" w:themeColor="accent6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youtu.be/DZiBiIlPfsQ" TargetMode="External"/><Relationship Id="rId5" Type="http://schemas.openxmlformats.org/officeDocument/2006/relationships/hyperlink" Target="https://www.oracle.com/java/technologies/javase-downloads.html" TargetMode="External"/><Relationship Id="rId6" Type="http://schemas.openxmlformats.org/officeDocument/2006/relationships/hyperlink" Target="https://aws.amazon.com/es/corretto/" TargetMode="External"/><Relationship Id="rId7" Type="http://schemas.openxmlformats.org/officeDocument/2006/relationships/hyperlink" Target="https://adoptopenjdk.net/releases.html?variant=openjdk15&amp;jvmVariant=hotspot" TargetMode="External"/><Relationship Id="rId8" Type="http://schemas.openxmlformats.org/officeDocument/2006/relationships/hyperlink" Target="https://www.eclipse.org/downloads/" TargetMode="External"/><Relationship Id="rId9" Type="http://schemas.openxmlformats.org/officeDocument/2006/relationships/hyperlink" Target="http://netbeans.apache.org/download/index.html" TargetMode="External"/><Relationship Id="rId10" Type="http://schemas.openxmlformats.org/officeDocument/2006/relationships/hyperlink" Target="https://www.jetbrains.com/es-es/idea/download" TargetMode="External"/><Relationship Id="rId11" Type="http://schemas.openxmlformats.org/officeDocument/2006/relationships/hyperlink" Target="https://bluej.org/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eader" Target="header1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4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A21A841-F890-4921-869A-11EC85C63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Application>LibreOffice/7.2.1.2$Windows_X86_64 LibreOffice_project/87b77fad49947c1441b67c559c339af8f3517e22</Application>
  <AppVersion>15.0000</AppVersion>
  <Pages>10</Pages>
  <Words>1101</Words>
  <Characters>5879</Characters>
  <CharactersWithSpaces>6891</CharactersWithSpaces>
  <Paragraphs>104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UTEL</dc:creator>
  <dc:description/>
  <dc:language>en-US</dc:language>
  <cp:lastModifiedBy/>
  <dcterms:modified xsi:type="dcterms:W3CDTF">2022-07-04T22:23:00Z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